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CC4C4" w14:textId="75B414BE" w:rsidR="006D2EB5" w:rsidRPr="00554BF2" w:rsidRDefault="00A7436E" w:rsidP="00554BF2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554BF2">
        <w:rPr>
          <w:rFonts w:ascii="Arial" w:hAnsi="Arial" w:cs="Arial"/>
          <w:b/>
          <w:bCs/>
          <w:sz w:val="24"/>
          <w:szCs w:val="24"/>
        </w:rPr>
        <w:t>N</w:t>
      </w:r>
      <w:r w:rsidR="006D2EB5" w:rsidRPr="00554BF2">
        <w:rPr>
          <w:rFonts w:ascii="Arial" w:hAnsi="Arial" w:cs="Arial"/>
          <w:b/>
          <w:bCs/>
          <w:sz w:val="24"/>
          <w:szCs w:val="24"/>
        </w:rPr>
        <w:t>orepinephrine dynamics in the primary somatosensory and prefrontal cortex during tactile detection tasks</w:t>
      </w:r>
    </w:p>
    <w:p w14:paraId="33456853" w14:textId="77777777" w:rsidR="006D2EB5" w:rsidRPr="000D17F9" w:rsidRDefault="006D2EB5" w:rsidP="006D2EB5">
      <w:pPr>
        <w:suppressLineNumbers/>
        <w:ind w:left="720" w:hanging="720"/>
        <w:rPr>
          <w:rFonts w:ascii="Arial" w:hAnsi="Arial" w:cs="Arial"/>
        </w:rPr>
      </w:pPr>
    </w:p>
    <w:p w14:paraId="5A1DC957" w14:textId="77777777" w:rsidR="006D2EB5" w:rsidRDefault="006D2EB5" w:rsidP="006D2EB5">
      <w:pPr>
        <w:spacing w:after="0" w:line="480" w:lineRule="auto"/>
        <w:ind w:firstLine="720"/>
        <w:jc w:val="both"/>
        <w:rPr>
          <w:rFonts w:ascii="Arial" w:hAnsi="Arial" w:cs="Arial"/>
          <w:szCs w:val="24"/>
        </w:rPr>
      </w:pPr>
    </w:p>
    <w:p w14:paraId="43C1FA47" w14:textId="77777777" w:rsidR="006D2EB5" w:rsidRDefault="006D2EB5" w:rsidP="006D2EB5">
      <w:pPr>
        <w:spacing w:after="0" w:line="48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Results</w:t>
      </w:r>
    </w:p>
    <w:p w14:paraId="03AB504F" w14:textId="77777777" w:rsidR="006D2EB5" w:rsidRPr="00515E0F" w:rsidRDefault="006D2EB5" w:rsidP="006D2EB5">
      <w:pPr>
        <w:spacing w:after="0" w:line="480" w:lineRule="auto"/>
        <w:jc w:val="both"/>
        <w:rPr>
          <w:rFonts w:ascii="Arial" w:hAnsi="Arial" w:cs="Arial"/>
          <w:b/>
          <w:i/>
        </w:rPr>
      </w:pPr>
      <w:r w:rsidRPr="00515E0F">
        <w:rPr>
          <w:rFonts w:ascii="Arial" w:hAnsi="Arial" w:cs="Arial"/>
          <w:b/>
          <w:i/>
        </w:rPr>
        <w:t>Behavioral performance in whisker detection task</w:t>
      </w:r>
      <w:r>
        <w:rPr>
          <w:rFonts w:ascii="Arial" w:hAnsi="Arial" w:cs="Arial"/>
          <w:b/>
          <w:i/>
        </w:rPr>
        <w:t>s</w:t>
      </w:r>
    </w:p>
    <w:p w14:paraId="5E34AA5C" w14:textId="73C4CF7B" w:rsidR="006D2EB5" w:rsidRPr="00004873" w:rsidRDefault="006D2EB5" w:rsidP="006D2EB5">
      <w:pPr>
        <w:spacing w:after="0" w:line="480" w:lineRule="auto"/>
        <w:ind w:firstLine="720"/>
        <w:jc w:val="both"/>
        <w:rPr>
          <w:rFonts w:ascii="Arial" w:hAnsi="Arial" w:cs="Arial"/>
        </w:rPr>
      </w:pPr>
      <w:r w:rsidRPr="00004873">
        <w:rPr>
          <w:rFonts w:ascii="Arial" w:hAnsi="Arial" w:cs="Arial"/>
        </w:rPr>
        <w:t xml:space="preserve">To understand </w:t>
      </w:r>
      <w:r>
        <w:rPr>
          <w:rFonts w:ascii="Arial" w:hAnsi="Arial" w:cs="Arial"/>
        </w:rPr>
        <w:t>behaviorally relevant</w:t>
      </w:r>
      <w:r w:rsidRPr="00004873">
        <w:rPr>
          <w:rFonts w:ascii="Arial" w:hAnsi="Arial" w:cs="Arial"/>
        </w:rPr>
        <w:t xml:space="preserve"> NE dynamics</w:t>
      </w:r>
      <w:r>
        <w:rPr>
          <w:rFonts w:ascii="Arial" w:hAnsi="Arial" w:cs="Arial"/>
        </w:rPr>
        <w:t xml:space="preserve"> in the prefrontal cortex and the </w:t>
      </w:r>
      <w:ins w:id="0" w:author="Craig Kelley" w:date="2025-07-28T14:47:00Z">
        <w:r w:rsidR="005D3367">
          <w:rPr>
            <w:rFonts w:ascii="Arial" w:hAnsi="Arial" w:cs="Arial"/>
          </w:rPr>
          <w:t>b</w:t>
        </w:r>
      </w:ins>
      <w:r>
        <w:rPr>
          <w:rFonts w:ascii="Arial" w:hAnsi="Arial" w:cs="Arial"/>
        </w:rPr>
        <w:t>arrel cortex, we trained 4 mice to perform tactile detection tasks</w:t>
      </w:r>
      <w:r w:rsidR="009D0529">
        <w:rPr>
          <w:rFonts w:ascii="Arial" w:hAnsi="Arial" w:cs="Arial"/>
        </w:rPr>
        <w:t xml:space="preserve"> </w:t>
      </w:r>
      <w:r w:rsidR="009D0529">
        <w:rPr>
          <w:rFonts w:ascii="Arial" w:hAnsi="Arial" w:cs="Arial"/>
        </w:rPr>
        <w:fldChar w:fldCharType="begin">
          <w:fldData xml:space="preserve">PEVuZE5vdGU+PENpdGU+PEF1dGhvcj5TdHV0dGdlbjwvQXV0aG9yPjxZZWFyPjIwMDg8L1llYXI+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=
</w:fldData>
        </w:fldChar>
      </w:r>
      <w:r w:rsidR="00F962BA">
        <w:rPr>
          <w:rFonts w:ascii="Arial" w:hAnsi="Arial" w:cs="Arial"/>
        </w:rPr>
        <w:instrText xml:space="preserve"> ADDIN EN.CITE </w:instrText>
      </w:r>
      <w:r w:rsidR="00F962BA">
        <w:rPr>
          <w:rFonts w:ascii="Arial" w:hAnsi="Arial" w:cs="Arial"/>
        </w:rPr>
        <w:fldChar w:fldCharType="begin">
          <w:fldData xml:space="preserve">PEVuZE5vdGU+PENpdGU+PEF1dGhvcj5TdHV0dGdlbjwvQXV0aG9yPjxZZWFyPjIwMDg8L1llYXI+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=
</w:fldData>
        </w:fldChar>
      </w:r>
      <w:r w:rsidR="00F962BA">
        <w:rPr>
          <w:rFonts w:ascii="Arial" w:hAnsi="Arial" w:cs="Arial"/>
        </w:rPr>
        <w:instrText xml:space="preserve"> ADDIN EN.CITE.DATA </w:instrText>
      </w:r>
      <w:r w:rsidR="00F962BA">
        <w:rPr>
          <w:rFonts w:ascii="Arial" w:hAnsi="Arial" w:cs="Arial"/>
        </w:rPr>
      </w:r>
      <w:r w:rsidR="00F962BA">
        <w:rPr>
          <w:rFonts w:ascii="Arial" w:hAnsi="Arial" w:cs="Arial"/>
        </w:rPr>
        <w:fldChar w:fldCharType="end"/>
      </w:r>
      <w:r w:rsidR="009D0529">
        <w:rPr>
          <w:rFonts w:ascii="Arial" w:hAnsi="Arial" w:cs="Arial"/>
        </w:rPr>
      </w:r>
      <w:r w:rsidR="009D0529">
        <w:rPr>
          <w:rFonts w:ascii="Arial" w:hAnsi="Arial" w:cs="Arial"/>
        </w:rPr>
        <w:fldChar w:fldCharType="separate"/>
      </w:r>
      <w:r w:rsidR="00F27B16">
        <w:rPr>
          <w:rFonts w:ascii="Arial" w:hAnsi="Arial" w:cs="Arial"/>
          <w:noProof/>
        </w:rPr>
        <w:t>(Stuttgen and Schwarz, 2008; Ollerenshaw et al., 2012)</w:t>
      </w:r>
      <w:r w:rsidR="009D0529"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 xml:space="preserve">. In the task, the animals were required to lick within the window of opportunity to indicate the </w:t>
      </w:r>
      <w:r w:rsidR="00B15F0F">
        <w:rPr>
          <w:rFonts w:ascii="Arial" w:hAnsi="Arial" w:cs="Arial"/>
        </w:rPr>
        <w:t>perception</w:t>
      </w:r>
      <w:r>
        <w:rPr>
          <w:rFonts w:ascii="Arial" w:hAnsi="Arial" w:cs="Arial"/>
        </w:rPr>
        <w:t xml:space="preserve"> of whisker stimulation induced a brief air puff with different pressures (</w:t>
      </w:r>
      <w:r w:rsidRPr="00A97BB3">
        <w:rPr>
          <w:rFonts w:ascii="Arial" w:hAnsi="Arial" w:cs="Arial"/>
          <w:b/>
        </w:rPr>
        <w:t>Figure 1A, B</w:t>
      </w:r>
      <w:r>
        <w:rPr>
          <w:rFonts w:ascii="Arial" w:hAnsi="Arial" w:cs="Arial"/>
          <w:b/>
        </w:rPr>
        <w:t>,</w:t>
      </w:r>
      <w:r w:rsidRPr="00AD5A4D">
        <w:rPr>
          <w:rFonts w:ascii="Arial" w:hAnsi="Arial" w:cs="Arial"/>
        </w:rPr>
        <w:t xml:space="preserve"> see </w:t>
      </w:r>
      <w:r>
        <w:rPr>
          <w:rFonts w:ascii="Arial" w:hAnsi="Arial" w:cs="Arial"/>
          <w:b/>
        </w:rPr>
        <w:t>Methods</w:t>
      </w:r>
      <w:r>
        <w:rPr>
          <w:rFonts w:ascii="Arial" w:hAnsi="Arial" w:cs="Arial"/>
        </w:rPr>
        <w:t xml:space="preserve">). To gauge false alarm rate for the animals, approximately 40% of all trials were catch trials, in which no air puff was delivered. Following the presentation of tactile stimulus, the animals usually licked within approximately 400 </w:t>
      </w:r>
      <w:proofErr w:type="spellStart"/>
      <w:r>
        <w:rPr>
          <w:rFonts w:ascii="Arial" w:hAnsi="Arial" w:cs="Arial"/>
        </w:rPr>
        <w:t>ms</w:t>
      </w:r>
      <w:proofErr w:type="spellEnd"/>
      <w:r>
        <w:rPr>
          <w:rFonts w:ascii="Arial" w:hAnsi="Arial" w:cs="Arial"/>
        </w:rPr>
        <w:t xml:space="preserve"> to indicate the detection of the tactile stimulus. We found that the intensity of tactile stimuli had no effects on reaction time (</w:t>
      </w:r>
      <w:r w:rsidRPr="007923D4">
        <w:rPr>
          <w:rFonts w:ascii="Arial" w:hAnsi="Arial" w:cs="Arial"/>
          <w:b/>
        </w:rPr>
        <w:t>Figure 1C</w:t>
      </w:r>
      <w:r>
        <w:rPr>
          <w:rFonts w:ascii="Arial" w:hAnsi="Arial" w:cs="Arial"/>
        </w:rPr>
        <w:t>, p=0.</w:t>
      </w:r>
      <w:r w:rsidR="005B7947">
        <w:rPr>
          <w:rFonts w:ascii="Arial" w:hAnsi="Arial" w:cs="Arial"/>
        </w:rPr>
        <w:t>19</w:t>
      </w:r>
      <w:r>
        <w:rPr>
          <w:rFonts w:ascii="Arial" w:hAnsi="Arial" w:cs="Arial"/>
        </w:rPr>
        <w:t>, one-way ANOVA test). As expected, response probability increased as the intensity of tactile stimulus increased (</w:t>
      </w:r>
      <w:r w:rsidRPr="00AD54B5">
        <w:rPr>
          <w:rFonts w:ascii="Arial" w:hAnsi="Arial" w:cs="Arial"/>
          <w:b/>
        </w:rPr>
        <w:t>Figure 1</w:t>
      </w:r>
      <w:proofErr w:type="gramStart"/>
      <w:r w:rsidRPr="00AD54B5">
        <w:rPr>
          <w:rFonts w:ascii="Arial" w:hAnsi="Arial" w:cs="Arial"/>
          <w:b/>
        </w:rPr>
        <w:t>D,E</w:t>
      </w:r>
      <w:proofErr w:type="gramEnd"/>
      <w:r>
        <w:rPr>
          <w:rFonts w:ascii="Arial" w:hAnsi="Arial" w:cs="Arial"/>
        </w:rPr>
        <w:t>), resulting in a monotonically increasing perceptual sensitivity with stimulus intensity (</w:t>
      </w:r>
      <w:r w:rsidRPr="00AD54B5">
        <w:rPr>
          <w:rFonts w:ascii="Arial" w:hAnsi="Arial" w:cs="Arial"/>
          <w:b/>
        </w:rPr>
        <w:t>Figure 1F</w:t>
      </w:r>
      <w:r>
        <w:rPr>
          <w:rFonts w:ascii="Arial" w:hAnsi="Arial" w:cs="Arial"/>
        </w:rPr>
        <w:t xml:space="preserve">). </w:t>
      </w:r>
    </w:p>
    <w:p w14:paraId="25786616" w14:textId="77777777" w:rsidR="006D2EB5" w:rsidRPr="005B358C" w:rsidRDefault="005B7947" w:rsidP="006D2EB5">
      <w:pPr>
        <w:spacing w:after="0" w:line="480" w:lineRule="auto"/>
        <w:jc w:val="both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>Task</w:t>
      </w:r>
      <w:r w:rsidR="00D61DE8">
        <w:rPr>
          <w:rFonts w:ascii="Arial" w:hAnsi="Arial" w:cs="Arial"/>
          <w:b/>
          <w:i/>
        </w:rPr>
        <w:t>-</w:t>
      </w:r>
      <w:r>
        <w:rPr>
          <w:rFonts w:ascii="Arial" w:hAnsi="Arial" w:cs="Arial"/>
          <w:b/>
          <w:i/>
        </w:rPr>
        <w:t>evoked p</w:t>
      </w:r>
      <w:r w:rsidR="006D2EB5" w:rsidRPr="005B358C">
        <w:rPr>
          <w:rFonts w:ascii="Arial" w:hAnsi="Arial" w:cs="Arial"/>
          <w:b/>
          <w:i/>
        </w:rPr>
        <w:t>upil</w:t>
      </w:r>
      <w:r>
        <w:rPr>
          <w:rFonts w:ascii="Arial" w:hAnsi="Arial" w:cs="Arial"/>
          <w:b/>
          <w:i/>
        </w:rPr>
        <w:t xml:space="preserve"> dynamics in</w:t>
      </w:r>
      <w:r w:rsidR="006D2EB5" w:rsidRPr="005B358C">
        <w:rPr>
          <w:rFonts w:ascii="Arial" w:hAnsi="Arial" w:cs="Arial"/>
          <w:b/>
          <w:i/>
        </w:rPr>
        <w:t xml:space="preserve"> </w:t>
      </w:r>
      <w:r w:rsidRPr="00515E0F">
        <w:rPr>
          <w:rFonts w:ascii="Arial" w:hAnsi="Arial" w:cs="Arial"/>
          <w:b/>
          <w:i/>
        </w:rPr>
        <w:t>whisker detection task</w:t>
      </w:r>
      <w:r>
        <w:rPr>
          <w:rFonts w:ascii="Arial" w:hAnsi="Arial" w:cs="Arial"/>
          <w:b/>
          <w:i/>
        </w:rPr>
        <w:t>s</w:t>
      </w:r>
    </w:p>
    <w:p w14:paraId="16F12B98" w14:textId="23E8E5D0" w:rsidR="006D2EB5" w:rsidRDefault="006D2EB5" w:rsidP="006D2EB5">
      <w:pPr>
        <w:spacing w:after="0" w:line="480" w:lineRule="auto"/>
        <w:ind w:firstLine="720"/>
        <w:jc w:val="both"/>
        <w:rPr>
          <w:rFonts w:ascii="Arial" w:hAnsi="Arial" w:cs="Arial"/>
        </w:rPr>
      </w:pPr>
      <w:r w:rsidRPr="005B358C">
        <w:rPr>
          <w:rFonts w:ascii="Arial" w:hAnsi="Arial" w:cs="Arial"/>
        </w:rPr>
        <w:t xml:space="preserve">We have previously showed that </w:t>
      </w:r>
      <w:r w:rsidR="00B00BB1">
        <w:rPr>
          <w:rFonts w:ascii="Arial" w:hAnsi="Arial" w:cs="Arial"/>
        </w:rPr>
        <w:t>task-evoked phasic pupil dilation reflect</w:t>
      </w:r>
      <w:ins w:id="1" w:author="Craig Kelley" w:date="2025-07-28T14:47:00Z">
        <w:r w:rsidR="005D3367">
          <w:rPr>
            <w:rFonts w:ascii="Arial" w:hAnsi="Arial" w:cs="Arial"/>
          </w:rPr>
          <w:t>s</w:t>
        </w:r>
      </w:ins>
      <w:r w:rsidR="00B00BB1">
        <w:rPr>
          <w:rFonts w:ascii="Arial" w:hAnsi="Arial" w:cs="Arial"/>
        </w:rPr>
        <w:t xml:space="preserve"> different </w:t>
      </w:r>
      <w:r w:rsidR="007221EC">
        <w:rPr>
          <w:rFonts w:ascii="Arial" w:hAnsi="Arial" w:cs="Arial"/>
        </w:rPr>
        <w:t xml:space="preserve">cognitive </w:t>
      </w:r>
      <w:r w:rsidR="00B00BB1">
        <w:rPr>
          <w:rFonts w:ascii="Arial" w:hAnsi="Arial" w:cs="Arial"/>
        </w:rPr>
        <w:t xml:space="preserve">components </w:t>
      </w:r>
      <w:r w:rsidR="007221EC">
        <w:rPr>
          <w:rFonts w:ascii="Arial" w:hAnsi="Arial" w:cs="Arial"/>
        </w:rPr>
        <w:t>in a perceptual decision making</w:t>
      </w:r>
      <w:r w:rsidRPr="005B358C">
        <w:rPr>
          <w:rFonts w:ascii="Arial" w:hAnsi="Arial" w:cs="Arial"/>
        </w:rPr>
        <w:t xml:space="preserve"> task </w:t>
      </w:r>
      <w:r w:rsidR="00B00BB1">
        <w:rPr>
          <w:rFonts w:ascii="Arial" w:hAnsi="Arial" w:cs="Arial"/>
        </w:rPr>
        <w:fldChar w:fldCharType="begin"/>
      </w:r>
      <w:r w:rsidR="00F962BA">
        <w:rPr>
          <w:rFonts w:ascii="Arial" w:hAnsi="Arial" w:cs="Arial"/>
        </w:rPr>
        <w:instrText xml:space="preserve"> ADDIN EN.CITE &lt;EndNote&gt;&lt;Cite&gt;&lt;Author&gt;Schriver&lt;/Author&gt;&lt;Year&gt;2020&lt;/Year&gt;&lt;RecNum&gt;2275&lt;/RecNum&gt;&lt;DisplayText&gt;(Schriver et al., 2020)&lt;/DisplayText&gt;&lt;record&gt;&lt;rec-number&gt;2275&lt;/rec-number&gt;&lt;foreign-keys&gt;&lt;key app="EN" db-id="dtppdpf5xr0pr9eaprxpavf9esvvzze52spr" timestamp="1654267806" guid="92dfebb2-1fb3-42bd-b462-e17253eb8eab"&gt;2275&lt;/key&gt;&lt;/foreign-keys&gt;&lt;ref-type name="Journal Article"&gt;17&lt;/ref-type&gt;&lt;contributors&gt;&lt;authors&gt;&lt;author&gt;Schriver, B. J.&lt;/author&gt;&lt;author&gt;Perkins, S. M.&lt;/author&gt;&lt;author&gt;Sajda, P.&lt;/author&gt;&lt;author&gt;Wang, Q.&lt;/author&gt;&lt;/authors&gt;&lt;/contributors&gt;&lt;auth-address&gt;Department of Biomedical Engineering, Columbia University, New York, NY, USA.&lt;/auth-address&gt;&lt;titles&gt;&lt;title&gt;Interplay between components of pupil-linked phasic arousal and its role in driving behavioral choice in Go/No-Go perceptual decision-making&lt;/title&gt;&lt;secondary-title&gt;Psychophysiology&lt;/secondary-title&gt;&lt;/titles&gt;&lt;periodical&gt;&lt;full-title&gt;Psychophysiology&lt;/full-title&gt;&lt;/periodical&gt;&lt;pages&gt;e13565&lt;/pages&gt;&lt;edition&gt;2020/04/01&lt;/edition&gt;&lt;keywords&gt;&lt;keyword&gt;Go/No-Go discrimination task&lt;/keyword&gt;&lt;keyword&gt;decision-making&lt;/keyword&gt;&lt;keyword&gt;hierarchical drift-diffusion model&lt;/keyword&gt;&lt;keyword&gt;pupil-linked arousal&lt;/keyword&gt;&lt;keyword&gt;pupillometry&lt;/keyword&gt;&lt;keyword&gt;vibrissae&lt;/keyword&gt;&lt;/keywords&gt;&lt;dates&gt;&lt;year&gt;2020&lt;/year&gt;&lt;pub-dates&gt;&lt;date&gt;Mar 30&lt;/date&gt;&lt;/pub-dates&gt;&lt;/dates&gt;&lt;isbn&gt;0048-5772&lt;/isbn&gt;&lt;accession-num&gt;32227366&lt;/accession-num&gt;&lt;urls&gt;&lt;/urls&gt;&lt;custom2&gt;PMC7657665&lt;/custom2&gt;&lt;electronic-resource-num&gt;10.1111/psyp.13565&lt;/electronic-resource-num&gt;&lt;remote-database-provider&gt;NLM&lt;/remote-database-provider&gt;&lt;language&gt;eng&lt;/language&gt;&lt;/record&gt;&lt;/Cite&gt;&lt;/EndNote&gt;</w:instrText>
      </w:r>
      <w:r w:rsidR="00B00BB1">
        <w:rPr>
          <w:rFonts w:ascii="Arial" w:hAnsi="Arial" w:cs="Arial"/>
        </w:rPr>
        <w:fldChar w:fldCharType="separate"/>
      </w:r>
      <w:r w:rsidR="00B00BB1">
        <w:rPr>
          <w:rFonts w:ascii="Arial" w:hAnsi="Arial" w:cs="Arial"/>
          <w:noProof/>
        </w:rPr>
        <w:t>(Schriver et al., 2020)</w:t>
      </w:r>
      <w:r w:rsidR="00B00BB1">
        <w:rPr>
          <w:rFonts w:ascii="Arial" w:hAnsi="Arial" w:cs="Arial"/>
        </w:rPr>
        <w:fldChar w:fldCharType="end"/>
      </w:r>
      <w:r w:rsidRPr="005B358C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In this study, we also imaged pupil size of the mice </w:t>
      </w:r>
      <w:r w:rsidR="007221EC">
        <w:rPr>
          <w:rFonts w:ascii="Arial" w:hAnsi="Arial" w:cs="Arial"/>
        </w:rPr>
        <w:t>throughout</w:t>
      </w:r>
      <w:r>
        <w:rPr>
          <w:rFonts w:ascii="Arial" w:hAnsi="Arial" w:cs="Arial"/>
        </w:rPr>
        <w:t xml:space="preserve"> the behavioral task. Similar to rats, the pupil of the mice fluctuated throughout the task (</w:t>
      </w:r>
      <w:r w:rsidRPr="0091603A">
        <w:rPr>
          <w:rFonts w:ascii="Arial" w:hAnsi="Arial" w:cs="Arial"/>
          <w:b/>
        </w:rPr>
        <w:t>Figure 2A</w:t>
      </w:r>
      <w:r>
        <w:rPr>
          <w:rFonts w:ascii="Arial" w:hAnsi="Arial" w:cs="Arial"/>
        </w:rPr>
        <w:t>). Moreover, the pupil of the animals dilated following the presentation of a tactile stimulus, and the</w:t>
      </w:r>
      <w:r w:rsidR="00073F44">
        <w:rPr>
          <w:rFonts w:ascii="Arial" w:hAnsi="Arial" w:cs="Arial"/>
        </w:rPr>
        <w:t xml:space="preserve"> amplitude of</w:t>
      </w:r>
      <w:r>
        <w:rPr>
          <w:rFonts w:ascii="Arial" w:hAnsi="Arial" w:cs="Arial"/>
        </w:rPr>
        <w:t xml:space="preserve"> </w:t>
      </w:r>
      <w:r w:rsidR="00073F44">
        <w:rPr>
          <w:rFonts w:ascii="Arial" w:hAnsi="Arial" w:cs="Arial"/>
        </w:rPr>
        <w:t xml:space="preserve">task-evoked </w:t>
      </w:r>
      <w:r>
        <w:rPr>
          <w:rFonts w:ascii="Arial" w:hAnsi="Arial" w:cs="Arial"/>
        </w:rPr>
        <w:t xml:space="preserve">pupil dilation </w:t>
      </w:r>
      <w:r w:rsidR="00073F44">
        <w:rPr>
          <w:rFonts w:ascii="Arial" w:hAnsi="Arial" w:cs="Arial"/>
        </w:rPr>
        <w:t xml:space="preserve">is positively correlated with the intensity of tactile stimulus </w:t>
      </w:r>
      <w:r>
        <w:rPr>
          <w:rFonts w:ascii="Arial" w:hAnsi="Arial" w:cs="Arial"/>
        </w:rPr>
        <w:t>(</w:t>
      </w:r>
      <w:r w:rsidRPr="005675C3">
        <w:rPr>
          <w:rFonts w:ascii="Arial" w:hAnsi="Arial" w:cs="Arial"/>
          <w:b/>
        </w:rPr>
        <w:t>Figure 2B</w:t>
      </w:r>
      <w:r>
        <w:rPr>
          <w:rFonts w:ascii="Arial" w:hAnsi="Arial" w:cs="Arial"/>
        </w:rPr>
        <w:t xml:space="preserve">, </w:t>
      </w:r>
      <w:r w:rsidRPr="005D3367">
        <w:rPr>
          <w:rFonts w:ascii="Arial" w:hAnsi="Arial" w:cs="Arial"/>
          <w:highlight w:val="yellow"/>
          <w:rPrChange w:id="2" w:author="Craig Kelley" w:date="2025-07-28T14:48:00Z">
            <w:rPr>
              <w:rFonts w:ascii="Arial" w:hAnsi="Arial" w:cs="Arial"/>
            </w:rPr>
          </w:rPrChange>
        </w:rPr>
        <w:t>p&lt;0.xxx</w:t>
      </w:r>
      <w:r>
        <w:rPr>
          <w:rFonts w:ascii="Arial" w:hAnsi="Arial" w:cs="Arial"/>
        </w:rPr>
        <w:t xml:space="preserve">, one-way ANOVA test). </w:t>
      </w:r>
      <w:r w:rsidR="00A03F99">
        <w:rPr>
          <w:rFonts w:ascii="Arial" w:hAnsi="Arial" w:cs="Arial"/>
        </w:rPr>
        <w:t>P</w:t>
      </w:r>
      <w:r>
        <w:rPr>
          <w:rFonts w:ascii="Arial" w:hAnsi="Arial" w:cs="Arial"/>
        </w:rPr>
        <w:t>upil dynamics around stimulus presentation varied across</w:t>
      </w:r>
      <w:r w:rsidRPr="008A7511">
        <w:rPr>
          <w:rFonts w:ascii="Arial" w:hAnsi="Arial" w:cs="Arial"/>
        </w:rPr>
        <w:t xml:space="preserve"> the four behavioral outcomes</w:t>
      </w:r>
      <w:r>
        <w:rPr>
          <w:rFonts w:ascii="Arial" w:hAnsi="Arial" w:cs="Arial"/>
        </w:rPr>
        <w:t xml:space="preserve"> (i.e. hit, correct rejection, miss, and false alarm) (</w:t>
      </w:r>
      <w:r w:rsidRPr="00BE1228">
        <w:rPr>
          <w:rFonts w:ascii="Arial" w:hAnsi="Arial" w:cs="Arial"/>
          <w:b/>
        </w:rPr>
        <w:t>Figure 2C</w:t>
      </w:r>
      <w:r>
        <w:rPr>
          <w:rFonts w:ascii="Arial" w:hAnsi="Arial" w:cs="Arial"/>
        </w:rPr>
        <w:t>). Similar to rats’</w:t>
      </w:r>
      <w:r w:rsidRPr="005F7C7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pupil dynamics in a </w:t>
      </w:r>
      <w:r>
        <w:rPr>
          <w:rFonts w:ascii="Arial" w:hAnsi="Arial" w:cs="Arial"/>
        </w:rPr>
        <w:lastRenderedPageBreak/>
        <w:t>tactile discrimination task, pupil dilations are dependent upon the baseline pupil size: the larger the baseline pupil size, the smaller the pupil dilation, resulting in negative correlation coefficients between the baseline pupil size and pupil dilation (</w:t>
      </w:r>
      <w:r w:rsidRPr="0091603A">
        <w:rPr>
          <w:rFonts w:ascii="Arial" w:hAnsi="Arial" w:cs="Arial"/>
          <w:b/>
        </w:rPr>
        <w:t xml:space="preserve">Figure </w:t>
      </w:r>
      <w:r w:rsidR="007E2840">
        <w:rPr>
          <w:rFonts w:ascii="Arial" w:hAnsi="Arial" w:cs="Arial"/>
          <w:b/>
        </w:rPr>
        <w:t>2</w:t>
      </w:r>
      <w:r w:rsidRPr="0091603A">
        <w:rPr>
          <w:rFonts w:ascii="Arial" w:hAnsi="Arial" w:cs="Arial"/>
          <w:b/>
        </w:rPr>
        <w:t>D-F</w:t>
      </w:r>
      <w:r>
        <w:rPr>
          <w:rFonts w:ascii="Arial" w:hAnsi="Arial" w:cs="Arial"/>
        </w:rPr>
        <w:t>).</w:t>
      </w:r>
      <w:r w:rsidR="00CB37BB">
        <w:rPr>
          <w:rFonts w:ascii="Arial" w:hAnsi="Arial" w:cs="Arial"/>
        </w:rPr>
        <w:t xml:space="preserve"> This negative correlation was more profound in </w:t>
      </w:r>
      <w:del w:id="3" w:author="Craig Kelley" w:date="2025-07-28T14:48:00Z">
        <w:r w:rsidR="00CB37BB" w:rsidDel="005D3367">
          <w:rPr>
            <w:rFonts w:ascii="Arial" w:hAnsi="Arial" w:cs="Arial"/>
          </w:rPr>
          <w:delText xml:space="preserve">responded </w:delText>
        </w:r>
      </w:del>
      <w:ins w:id="4" w:author="Craig Kelley" w:date="2025-07-28T14:48:00Z">
        <w:r w:rsidR="005D3367">
          <w:rPr>
            <w:rFonts w:ascii="Arial" w:hAnsi="Arial" w:cs="Arial"/>
          </w:rPr>
          <w:t>respon</w:t>
        </w:r>
      </w:ins>
      <w:ins w:id="5" w:author="Craig Kelley" w:date="2025-07-28T14:49:00Z">
        <w:r w:rsidR="005D3367">
          <w:rPr>
            <w:rFonts w:ascii="Arial" w:hAnsi="Arial" w:cs="Arial"/>
          </w:rPr>
          <w:t>se</w:t>
        </w:r>
      </w:ins>
      <w:ins w:id="6" w:author="Craig Kelley" w:date="2025-07-28T14:48:00Z">
        <w:r w:rsidR="005D3367">
          <w:rPr>
            <w:rFonts w:ascii="Arial" w:hAnsi="Arial" w:cs="Arial"/>
          </w:rPr>
          <w:t xml:space="preserve"> </w:t>
        </w:r>
      </w:ins>
      <w:r w:rsidR="00CB37BB">
        <w:rPr>
          <w:rFonts w:ascii="Arial" w:hAnsi="Arial" w:cs="Arial"/>
        </w:rPr>
        <w:t xml:space="preserve">trials than in </w:t>
      </w:r>
      <w:del w:id="7" w:author="Craig Kelley" w:date="2025-07-28T14:48:00Z">
        <w:r w:rsidR="00CB37BB" w:rsidDel="005D3367">
          <w:rPr>
            <w:rFonts w:ascii="Arial" w:hAnsi="Arial" w:cs="Arial"/>
          </w:rPr>
          <w:delText>whthhold</w:delText>
        </w:r>
      </w:del>
      <w:ins w:id="8" w:author="Craig Kelley" w:date="2025-07-28T14:48:00Z">
        <w:r w:rsidR="005D3367">
          <w:rPr>
            <w:rFonts w:ascii="Arial" w:hAnsi="Arial" w:cs="Arial"/>
          </w:rPr>
          <w:t>no-response</w:t>
        </w:r>
      </w:ins>
      <w:r w:rsidR="00CB37BB">
        <w:rPr>
          <w:rFonts w:ascii="Arial" w:hAnsi="Arial" w:cs="Arial"/>
        </w:rPr>
        <w:t xml:space="preserve"> trials (</w:t>
      </w:r>
      <w:r w:rsidR="007E2840" w:rsidRPr="0091603A">
        <w:rPr>
          <w:rFonts w:ascii="Arial" w:hAnsi="Arial" w:cs="Arial"/>
          <w:b/>
        </w:rPr>
        <w:t xml:space="preserve">Figure </w:t>
      </w:r>
      <w:r w:rsidR="007E2840">
        <w:rPr>
          <w:rFonts w:ascii="Arial" w:hAnsi="Arial" w:cs="Arial"/>
          <w:b/>
        </w:rPr>
        <w:t>2</w:t>
      </w:r>
      <w:r w:rsidR="007E2840" w:rsidRPr="0091603A">
        <w:rPr>
          <w:rFonts w:ascii="Arial" w:hAnsi="Arial" w:cs="Arial"/>
          <w:b/>
        </w:rPr>
        <w:t>F</w:t>
      </w:r>
      <w:r w:rsidR="007E2840" w:rsidRPr="007E2840">
        <w:rPr>
          <w:rFonts w:ascii="Arial" w:hAnsi="Arial" w:cs="Arial"/>
        </w:rPr>
        <w:t>,</w:t>
      </w:r>
      <w:r w:rsidR="007E2840">
        <w:rPr>
          <w:rFonts w:ascii="Arial" w:hAnsi="Arial" w:cs="Arial"/>
        </w:rPr>
        <w:t xml:space="preserve"> </w:t>
      </w:r>
      <w:r w:rsidR="00CB37BB" w:rsidRPr="005D3367">
        <w:rPr>
          <w:rFonts w:ascii="Arial" w:hAnsi="Arial" w:cs="Arial"/>
          <w:highlight w:val="yellow"/>
          <w:rPrChange w:id="9" w:author="Craig Kelley" w:date="2025-07-28T14:49:00Z">
            <w:rPr>
              <w:rFonts w:ascii="Arial" w:hAnsi="Arial" w:cs="Arial"/>
            </w:rPr>
          </w:rPrChange>
        </w:rPr>
        <w:t>p&lt;0.xx, xxx test</w:t>
      </w:r>
      <w:r w:rsidR="00CB37BB">
        <w:rPr>
          <w:rFonts w:ascii="Arial" w:hAnsi="Arial" w:cs="Arial"/>
        </w:rPr>
        <w:t>).</w:t>
      </w:r>
    </w:p>
    <w:p w14:paraId="3D221247" w14:textId="77777777" w:rsidR="006D2EB5" w:rsidRDefault="00A36754" w:rsidP="006D2EB5">
      <w:pPr>
        <w:spacing w:after="0" w:line="48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We found that </w:t>
      </w:r>
      <w:r w:rsidR="00231D7C">
        <w:rPr>
          <w:rFonts w:ascii="Arial" w:hAnsi="Arial" w:cs="Arial"/>
        </w:rPr>
        <w:t>t</w:t>
      </w:r>
      <w:r w:rsidR="006D2EB5">
        <w:rPr>
          <w:rFonts w:ascii="Arial" w:hAnsi="Arial" w:cs="Arial"/>
        </w:rPr>
        <w:t>he baseline pupil size was smallest for false alarm trials (</w:t>
      </w:r>
      <w:proofErr w:type="spellStart"/>
      <w:r w:rsidR="006D2EB5">
        <w:rPr>
          <w:rFonts w:ascii="Arial" w:hAnsi="Arial" w:cs="Arial"/>
        </w:rPr>
        <w:t>xxx±xxx</w:t>
      </w:r>
      <w:proofErr w:type="spellEnd"/>
      <w:r w:rsidR="006D2EB5">
        <w:rPr>
          <w:rFonts w:ascii="Arial" w:hAnsi="Arial" w:cs="Arial"/>
        </w:rPr>
        <w:t>), followed by hit (</w:t>
      </w:r>
      <w:proofErr w:type="spellStart"/>
      <w:r w:rsidR="006D2EB5">
        <w:rPr>
          <w:rFonts w:ascii="Arial" w:hAnsi="Arial" w:cs="Arial"/>
        </w:rPr>
        <w:t>xxx±xxx</w:t>
      </w:r>
      <w:proofErr w:type="spellEnd"/>
      <w:r w:rsidR="006D2EB5">
        <w:rPr>
          <w:rFonts w:ascii="Arial" w:hAnsi="Arial" w:cs="Arial"/>
        </w:rPr>
        <w:t>), correct rejection (</w:t>
      </w:r>
      <w:proofErr w:type="spellStart"/>
      <w:r w:rsidR="006D2EB5">
        <w:rPr>
          <w:rFonts w:ascii="Arial" w:hAnsi="Arial" w:cs="Arial"/>
        </w:rPr>
        <w:t>xxx±xxx</w:t>
      </w:r>
      <w:proofErr w:type="spellEnd"/>
      <w:r w:rsidR="006D2EB5">
        <w:rPr>
          <w:rFonts w:ascii="Arial" w:hAnsi="Arial" w:cs="Arial"/>
        </w:rPr>
        <w:t>), and miss trials (</w:t>
      </w:r>
      <w:proofErr w:type="spellStart"/>
      <w:r w:rsidR="006D2EB5">
        <w:rPr>
          <w:rFonts w:ascii="Arial" w:hAnsi="Arial" w:cs="Arial"/>
        </w:rPr>
        <w:t>xxx±xxx</w:t>
      </w:r>
      <w:proofErr w:type="spellEnd"/>
      <w:r w:rsidR="006D2EB5">
        <w:rPr>
          <w:rFonts w:ascii="Arial" w:hAnsi="Arial" w:cs="Arial"/>
        </w:rPr>
        <w:t>) (</w:t>
      </w:r>
      <w:r w:rsidR="006D2EB5" w:rsidRPr="000A6718">
        <w:rPr>
          <w:rFonts w:ascii="Arial" w:hAnsi="Arial" w:cs="Arial"/>
          <w:b/>
        </w:rPr>
        <w:t>Figure 2</w:t>
      </w:r>
      <w:r w:rsidR="006D2EB5">
        <w:rPr>
          <w:rFonts w:ascii="Arial" w:hAnsi="Arial" w:cs="Arial"/>
          <w:b/>
        </w:rPr>
        <w:t>G</w:t>
      </w:r>
      <w:r w:rsidR="006D2EB5">
        <w:rPr>
          <w:rFonts w:ascii="Arial" w:hAnsi="Arial" w:cs="Arial"/>
        </w:rPr>
        <w:t xml:space="preserve">, p&lt;0.xxx, one-way ANOVA test), suggesting that pupil-linked arousal also modulates tactile detection performance. </w:t>
      </w:r>
      <w:r>
        <w:rPr>
          <w:rFonts w:ascii="Arial" w:hAnsi="Arial" w:cs="Arial"/>
        </w:rPr>
        <w:t xml:space="preserve">Interestingly, in contrary to rats, </w:t>
      </w:r>
      <w:r w:rsidR="006D2EB5">
        <w:rPr>
          <w:rFonts w:ascii="Arial" w:hAnsi="Arial" w:cs="Arial"/>
        </w:rPr>
        <w:t>the baseline pupil size of the mice was smaller in responded trials than in withheld trials (</w:t>
      </w:r>
      <w:r w:rsidR="006D2EB5" w:rsidRPr="000A6718">
        <w:rPr>
          <w:rFonts w:ascii="Arial" w:hAnsi="Arial" w:cs="Arial"/>
          <w:b/>
        </w:rPr>
        <w:t>Figure 2</w:t>
      </w:r>
      <w:r w:rsidR="006D2EB5">
        <w:rPr>
          <w:rFonts w:ascii="Arial" w:hAnsi="Arial" w:cs="Arial"/>
          <w:b/>
        </w:rPr>
        <w:t>G</w:t>
      </w:r>
      <w:r w:rsidR="006D2EB5">
        <w:rPr>
          <w:rFonts w:ascii="Arial" w:hAnsi="Arial" w:cs="Arial"/>
        </w:rPr>
        <w:t xml:space="preserve">, </w:t>
      </w:r>
      <w:proofErr w:type="spellStart"/>
      <w:r w:rsidR="006D2EB5">
        <w:rPr>
          <w:rFonts w:ascii="Arial" w:hAnsi="Arial" w:cs="Arial"/>
        </w:rPr>
        <w:t>xxx±xxx</w:t>
      </w:r>
      <w:proofErr w:type="spellEnd"/>
      <w:r w:rsidR="006D2EB5">
        <w:rPr>
          <w:rFonts w:ascii="Arial" w:hAnsi="Arial" w:cs="Arial"/>
        </w:rPr>
        <w:t xml:space="preserve"> vs. </w:t>
      </w:r>
      <w:proofErr w:type="spellStart"/>
      <w:r w:rsidR="006D2EB5">
        <w:rPr>
          <w:rFonts w:ascii="Arial" w:hAnsi="Arial" w:cs="Arial"/>
        </w:rPr>
        <w:t>xxx±xxx</w:t>
      </w:r>
      <w:proofErr w:type="spellEnd"/>
      <w:r w:rsidR="006D2EB5">
        <w:rPr>
          <w:rFonts w:ascii="Arial" w:hAnsi="Arial" w:cs="Arial"/>
        </w:rPr>
        <w:t xml:space="preserve">, p&lt;0.xxx, xxx test, see </w:t>
      </w:r>
      <w:r w:rsidR="006D2EB5" w:rsidRPr="00681C4B">
        <w:rPr>
          <w:rFonts w:ascii="Arial" w:hAnsi="Arial" w:cs="Arial"/>
          <w:b/>
        </w:rPr>
        <w:t>Discussion</w:t>
      </w:r>
      <w:r w:rsidR="006D2EB5">
        <w:rPr>
          <w:rFonts w:ascii="Arial" w:hAnsi="Arial" w:cs="Arial"/>
        </w:rPr>
        <w:t>). However, the task evoked pupil dilation across the four behavioral outcomes is similar to that in rats performing tactile discrimination tasks, with largest pupil dilation in hit trials (</w:t>
      </w:r>
      <w:proofErr w:type="spellStart"/>
      <w:r w:rsidR="006D2EB5">
        <w:rPr>
          <w:rFonts w:ascii="Arial" w:hAnsi="Arial" w:cs="Arial"/>
        </w:rPr>
        <w:t>xxx±xxx</w:t>
      </w:r>
      <w:proofErr w:type="spellEnd"/>
      <w:r w:rsidR="006D2EB5">
        <w:rPr>
          <w:rFonts w:ascii="Arial" w:hAnsi="Arial" w:cs="Arial"/>
        </w:rPr>
        <w:t>), followed by false alarm (</w:t>
      </w:r>
      <w:proofErr w:type="spellStart"/>
      <w:r w:rsidR="006D2EB5">
        <w:rPr>
          <w:rFonts w:ascii="Arial" w:hAnsi="Arial" w:cs="Arial"/>
        </w:rPr>
        <w:t>xxx±xxx</w:t>
      </w:r>
      <w:proofErr w:type="spellEnd"/>
      <w:r w:rsidR="006D2EB5">
        <w:rPr>
          <w:rFonts w:ascii="Arial" w:hAnsi="Arial" w:cs="Arial"/>
        </w:rPr>
        <w:t>), miss (</w:t>
      </w:r>
      <w:proofErr w:type="spellStart"/>
      <w:r w:rsidR="006D2EB5">
        <w:rPr>
          <w:rFonts w:ascii="Arial" w:hAnsi="Arial" w:cs="Arial"/>
        </w:rPr>
        <w:t>xxx±xxx</w:t>
      </w:r>
      <w:proofErr w:type="spellEnd"/>
      <w:r w:rsidR="006D2EB5">
        <w:rPr>
          <w:rFonts w:ascii="Arial" w:hAnsi="Arial" w:cs="Arial"/>
        </w:rPr>
        <w:t>), and correct rejection trials (</w:t>
      </w:r>
      <w:proofErr w:type="spellStart"/>
      <w:r w:rsidR="006D2EB5">
        <w:rPr>
          <w:rFonts w:ascii="Arial" w:hAnsi="Arial" w:cs="Arial"/>
        </w:rPr>
        <w:t>xxx±xxx</w:t>
      </w:r>
      <w:proofErr w:type="spellEnd"/>
      <w:r w:rsidR="006D2EB5">
        <w:rPr>
          <w:rFonts w:ascii="Arial" w:hAnsi="Arial" w:cs="Arial"/>
        </w:rPr>
        <w:t>) (</w:t>
      </w:r>
      <w:r w:rsidR="006D2EB5" w:rsidRPr="000A6718">
        <w:rPr>
          <w:rFonts w:ascii="Arial" w:hAnsi="Arial" w:cs="Arial"/>
          <w:b/>
        </w:rPr>
        <w:t>Figure 2</w:t>
      </w:r>
      <w:r w:rsidR="006D2EB5">
        <w:rPr>
          <w:rFonts w:ascii="Arial" w:hAnsi="Arial" w:cs="Arial"/>
          <w:b/>
        </w:rPr>
        <w:t>H</w:t>
      </w:r>
      <w:r w:rsidR="006D2EB5">
        <w:rPr>
          <w:rFonts w:ascii="Arial" w:hAnsi="Arial" w:cs="Arial"/>
        </w:rPr>
        <w:t>, p&lt;0.xxx, one-way ANOVA test). Moreover, task evoked pupil dilation is larger in responded trials than in withheld trials (</w:t>
      </w:r>
      <w:r w:rsidR="006D2EB5" w:rsidRPr="000A6718">
        <w:rPr>
          <w:rFonts w:ascii="Arial" w:hAnsi="Arial" w:cs="Arial"/>
          <w:b/>
        </w:rPr>
        <w:t>Figure 2</w:t>
      </w:r>
      <w:r w:rsidR="006D2EB5">
        <w:rPr>
          <w:rFonts w:ascii="Arial" w:hAnsi="Arial" w:cs="Arial"/>
          <w:b/>
        </w:rPr>
        <w:t>H</w:t>
      </w:r>
      <w:r w:rsidR="006D2EB5">
        <w:rPr>
          <w:rFonts w:ascii="Arial" w:hAnsi="Arial" w:cs="Arial"/>
        </w:rPr>
        <w:t xml:space="preserve">, </w:t>
      </w:r>
      <w:proofErr w:type="spellStart"/>
      <w:r w:rsidR="006D2EB5">
        <w:rPr>
          <w:rFonts w:ascii="Arial" w:hAnsi="Arial" w:cs="Arial"/>
        </w:rPr>
        <w:t>xxx±xxx</w:t>
      </w:r>
      <w:proofErr w:type="spellEnd"/>
      <w:r w:rsidR="006D2EB5">
        <w:rPr>
          <w:rFonts w:ascii="Arial" w:hAnsi="Arial" w:cs="Arial"/>
        </w:rPr>
        <w:t xml:space="preserve"> vs. </w:t>
      </w:r>
      <w:proofErr w:type="spellStart"/>
      <w:r w:rsidR="006D2EB5">
        <w:rPr>
          <w:rFonts w:ascii="Arial" w:hAnsi="Arial" w:cs="Arial"/>
        </w:rPr>
        <w:t>xxx±xxx</w:t>
      </w:r>
      <w:proofErr w:type="spellEnd"/>
      <w:r w:rsidR="006D2EB5">
        <w:rPr>
          <w:rFonts w:ascii="Arial" w:hAnsi="Arial" w:cs="Arial"/>
        </w:rPr>
        <w:t>, p&lt;0.xxx, xxx test).</w:t>
      </w:r>
    </w:p>
    <w:p w14:paraId="5F240023" w14:textId="77777777" w:rsidR="006D2EB5" w:rsidRDefault="006D2EB5" w:rsidP="006D2EB5">
      <w:pPr>
        <w:spacing w:after="0" w:line="48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Consistent with previous work, the perceptual behavior of our animals was dependent upon pupil size (</w:t>
      </w:r>
      <w:r w:rsidRPr="005D3367">
        <w:rPr>
          <w:rFonts w:ascii="Arial" w:hAnsi="Arial" w:cs="Arial"/>
          <w:highlight w:val="yellow"/>
          <w:rPrChange w:id="10" w:author="Craig Kelley" w:date="2025-07-28T14:49:00Z">
            <w:rPr>
              <w:rFonts w:ascii="Arial" w:hAnsi="Arial" w:cs="Arial"/>
            </w:rPr>
          </w:rPrChange>
        </w:rPr>
        <w:t>CITE</w:t>
      </w:r>
      <w:r>
        <w:rPr>
          <w:rFonts w:ascii="Arial" w:hAnsi="Arial" w:cs="Arial"/>
        </w:rPr>
        <w:t>). Although the reaction time did not depend on the baseline pupil size (</w:t>
      </w:r>
      <w:r w:rsidRPr="00860824">
        <w:rPr>
          <w:rFonts w:ascii="Arial" w:hAnsi="Arial" w:cs="Arial"/>
          <w:b/>
        </w:rPr>
        <w:t>Figure 2</w:t>
      </w:r>
      <w:r>
        <w:rPr>
          <w:rFonts w:ascii="Arial" w:hAnsi="Arial" w:cs="Arial"/>
          <w:b/>
        </w:rPr>
        <w:t>I,</w:t>
      </w:r>
      <w:r w:rsidRPr="00AE2F54">
        <w:rPr>
          <w:rFonts w:ascii="Arial" w:hAnsi="Arial" w:cs="Arial"/>
        </w:rPr>
        <w:t xml:space="preserve"> </w:t>
      </w:r>
      <w:r w:rsidRPr="005D3367">
        <w:rPr>
          <w:rFonts w:ascii="Arial" w:hAnsi="Arial" w:cs="Arial"/>
          <w:highlight w:val="yellow"/>
          <w:rPrChange w:id="11" w:author="Craig Kelley" w:date="2025-07-28T14:49:00Z">
            <w:rPr>
              <w:rFonts w:ascii="Arial" w:hAnsi="Arial" w:cs="Arial"/>
            </w:rPr>
          </w:rPrChange>
        </w:rPr>
        <w:t>p=0.xx</w:t>
      </w:r>
      <w:r w:rsidRPr="00AE2F54">
        <w:rPr>
          <w:rFonts w:ascii="Arial" w:hAnsi="Arial" w:cs="Arial"/>
        </w:rPr>
        <w:t>, one-way ANOVA test</w:t>
      </w:r>
      <w:r>
        <w:rPr>
          <w:rFonts w:ascii="Arial" w:hAnsi="Arial" w:cs="Arial"/>
        </w:rPr>
        <w:t>), the animals had the highest detection performance during the lowest tercile of baseline pupil size, and had the lowest detection performance during the highest tercile of baseline pupil size (</w:t>
      </w:r>
      <w:r w:rsidRPr="00860824">
        <w:rPr>
          <w:rFonts w:ascii="Arial" w:hAnsi="Arial" w:cs="Arial"/>
          <w:b/>
        </w:rPr>
        <w:t>Figure 2</w:t>
      </w:r>
      <w:r>
        <w:rPr>
          <w:rFonts w:ascii="Arial" w:hAnsi="Arial" w:cs="Arial"/>
          <w:b/>
        </w:rPr>
        <w:t>J</w:t>
      </w:r>
      <w:r>
        <w:rPr>
          <w:rFonts w:ascii="Arial" w:hAnsi="Arial" w:cs="Arial"/>
        </w:rPr>
        <w:t>). Pupil-linked arousal also modulated the false alarm rate of the animals. The higher the baseline pupil size, the lower the false alarm rate</w:t>
      </w:r>
      <w:r w:rsidR="00892B38">
        <w:rPr>
          <w:rFonts w:ascii="Arial" w:hAnsi="Arial" w:cs="Arial"/>
        </w:rPr>
        <w:t xml:space="preserve"> (</w:t>
      </w:r>
      <w:r w:rsidR="00892B38" w:rsidRPr="005D3367">
        <w:rPr>
          <w:rFonts w:ascii="Arial" w:hAnsi="Arial" w:cs="Arial"/>
          <w:highlight w:val="yellow"/>
          <w:rPrChange w:id="12" w:author="Craig Kelley" w:date="2025-07-28T14:50:00Z">
            <w:rPr>
              <w:rFonts w:ascii="Arial" w:hAnsi="Arial" w:cs="Arial"/>
            </w:rPr>
          </w:rPrChange>
        </w:rPr>
        <w:t>p=0.xx, xxx test</w:t>
      </w:r>
      <w:r w:rsidR="00892B38">
        <w:rPr>
          <w:rFonts w:ascii="Arial" w:hAnsi="Arial" w:cs="Arial"/>
        </w:rPr>
        <w:t>)</w:t>
      </w:r>
      <w:r>
        <w:rPr>
          <w:rFonts w:ascii="Arial" w:hAnsi="Arial" w:cs="Arial"/>
        </w:rPr>
        <w:t>, resulting in a similar dependence of perceptual sensitivity on baseline pupil size (</w:t>
      </w:r>
      <w:r w:rsidRPr="00860824">
        <w:rPr>
          <w:rFonts w:ascii="Arial" w:hAnsi="Arial" w:cs="Arial"/>
          <w:b/>
        </w:rPr>
        <w:t>Figure 2</w:t>
      </w:r>
      <w:r>
        <w:rPr>
          <w:rFonts w:ascii="Arial" w:hAnsi="Arial" w:cs="Arial"/>
          <w:b/>
        </w:rPr>
        <w:t>K</w:t>
      </w:r>
      <w:r>
        <w:rPr>
          <w:rFonts w:ascii="Arial" w:hAnsi="Arial" w:cs="Arial"/>
        </w:rPr>
        <w:t>).</w:t>
      </w:r>
    </w:p>
    <w:p w14:paraId="03263076" w14:textId="77777777" w:rsidR="006D2EB5" w:rsidRDefault="006D2EB5" w:rsidP="006D2EB5">
      <w:pPr>
        <w:spacing w:after="0" w:line="48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Correlated NE dynamics between the primary somatosensory cortex and prefrontal cortex</w:t>
      </w:r>
    </w:p>
    <w:p w14:paraId="6B1DC800" w14:textId="77777777" w:rsidR="006D2EB5" w:rsidRPr="00067E1E" w:rsidRDefault="006D2EB5" w:rsidP="00134FB2">
      <w:pPr>
        <w:spacing w:after="0" w:line="480" w:lineRule="auto"/>
        <w:ind w:firstLine="720"/>
        <w:jc w:val="both"/>
        <w:rPr>
          <w:rFonts w:ascii="Arial" w:hAnsi="Arial" w:cs="Arial"/>
        </w:rPr>
      </w:pPr>
      <w:r w:rsidRPr="00067E1E">
        <w:rPr>
          <w:rFonts w:ascii="Arial" w:hAnsi="Arial" w:cs="Arial"/>
        </w:rPr>
        <w:t>We next examined NE dynamics in the prefrontal cortex and the Barrel cortex</w:t>
      </w:r>
      <w:r>
        <w:rPr>
          <w:rFonts w:ascii="Arial" w:hAnsi="Arial" w:cs="Arial"/>
        </w:rPr>
        <w:t xml:space="preserve"> during the tactile detection task. Extracellular NE dynamics were measured through fiber photometry </w:t>
      </w:r>
      <w:r>
        <w:rPr>
          <w:rFonts w:ascii="Arial" w:hAnsi="Arial" w:cs="Arial"/>
        </w:rPr>
        <w:lastRenderedPageBreak/>
        <w:t>recording of florescent signals of GRAB_NE sensors</w:t>
      </w:r>
      <w:r w:rsidR="00E516A3">
        <w:rPr>
          <w:rFonts w:ascii="Arial" w:hAnsi="Arial" w:cs="Arial"/>
        </w:rPr>
        <w:t>, which were expressed in the whisker primary somatosensory cortex (S1) and the prefrontal cortex</w:t>
      </w:r>
      <w:r>
        <w:rPr>
          <w:rFonts w:ascii="Arial" w:hAnsi="Arial" w:cs="Arial"/>
        </w:rPr>
        <w:t xml:space="preserve"> </w:t>
      </w:r>
      <w:r w:rsidR="00E516A3">
        <w:rPr>
          <w:rFonts w:ascii="Arial" w:hAnsi="Arial" w:cs="Arial"/>
        </w:rPr>
        <w:t xml:space="preserve">(PFC) </w:t>
      </w:r>
      <w:r>
        <w:rPr>
          <w:rFonts w:ascii="Arial" w:hAnsi="Arial" w:cs="Arial"/>
        </w:rPr>
        <w:t>(CITE) (</w:t>
      </w:r>
      <w:r w:rsidRPr="00D73F9E">
        <w:rPr>
          <w:rFonts w:ascii="Arial" w:hAnsi="Arial" w:cs="Arial"/>
          <w:b/>
        </w:rPr>
        <w:t>Figure 3A</w:t>
      </w:r>
      <w:r>
        <w:rPr>
          <w:rFonts w:ascii="Arial" w:hAnsi="Arial" w:cs="Arial"/>
        </w:rPr>
        <w:t>).</w:t>
      </w:r>
      <w:r w:rsidR="00E516A3">
        <w:rPr>
          <w:rFonts w:ascii="Arial" w:hAnsi="Arial" w:cs="Arial"/>
        </w:rPr>
        <w:t xml:space="preserve"> NE </w:t>
      </w:r>
      <w:r w:rsidR="00CF6027">
        <w:rPr>
          <w:rFonts w:ascii="Arial" w:hAnsi="Arial" w:cs="Arial"/>
        </w:rPr>
        <w:t>signals</w:t>
      </w:r>
      <w:r w:rsidR="00E516A3">
        <w:rPr>
          <w:rFonts w:ascii="Arial" w:hAnsi="Arial" w:cs="Arial"/>
        </w:rPr>
        <w:t xml:space="preserve"> in the S1 and PFC </w:t>
      </w:r>
      <w:r w:rsidR="00CF6027">
        <w:rPr>
          <w:rFonts w:ascii="Arial" w:hAnsi="Arial" w:cs="Arial"/>
        </w:rPr>
        <w:t>prior to stimulation presentation we</w:t>
      </w:r>
      <w:r w:rsidR="00E516A3">
        <w:rPr>
          <w:rFonts w:ascii="Arial" w:hAnsi="Arial" w:cs="Arial"/>
        </w:rPr>
        <w:t>re correlated</w:t>
      </w:r>
      <w:r w:rsidR="00ED2D83">
        <w:rPr>
          <w:rFonts w:ascii="Arial" w:hAnsi="Arial" w:cs="Arial"/>
        </w:rPr>
        <w:t xml:space="preserve"> as their peak correlation coefficient is significantly greater that the 95% confidence interval determined from their shuffled signals (</w:t>
      </w:r>
      <w:r w:rsidR="00ED2D83" w:rsidRPr="005D3367">
        <w:rPr>
          <w:rFonts w:ascii="Arial" w:hAnsi="Arial" w:cs="Arial"/>
          <w:highlight w:val="yellow"/>
          <w:rPrChange w:id="13" w:author="Craig Kelley" w:date="2025-07-28T14:50:00Z">
            <w:rPr>
              <w:rFonts w:ascii="Arial" w:hAnsi="Arial" w:cs="Arial"/>
            </w:rPr>
          </w:rPrChange>
        </w:rPr>
        <w:t>p&lt;0.xx, xxx test</w:t>
      </w:r>
      <w:r w:rsidR="00ED2D83">
        <w:rPr>
          <w:rFonts w:ascii="Arial" w:hAnsi="Arial" w:cs="Arial"/>
        </w:rPr>
        <w:t>)</w:t>
      </w:r>
      <w:r w:rsidR="00CF6027">
        <w:rPr>
          <w:rFonts w:ascii="Arial" w:hAnsi="Arial" w:cs="Arial"/>
        </w:rPr>
        <w:t xml:space="preserve">. Cross-correlogram </w:t>
      </w:r>
      <w:r w:rsidR="00ED2D83">
        <w:rPr>
          <w:rFonts w:ascii="Arial" w:hAnsi="Arial" w:cs="Arial"/>
        </w:rPr>
        <w:t xml:space="preserve">also </w:t>
      </w:r>
      <w:r w:rsidR="00CF6027">
        <w:rPr>
          <w:rFonts w:ascii="Arial" w:hAnsi="Arial" w:cs="Arial"/>
        </w:rPr>
        <w:t>indicated a lag</w:t>
      </w:r>
      <w:r w:rsidR="005B6318">
        <w:rPr>
          <w:rFonts w:ascii="Arial" w:hAnsi="Arial" w:cs="Arial"/>
        </w:rPr>
        <w:t xml:space="preserve"> of 0 s</w:t>
      </w:r>
      <w:r w:rsidR="00CF6027">
        <w:rPr>
          <w:rFonts w:ascii="Arial" w:hAnsi="Arial" w:cs="Arial"/>
        </w:rPr>
        <w:t xml:space="preserve"> between the two signals (</w:t>
      </w:r>
      <w:r w:rsidR="00CF6027" w:rsidRPr="00CF6027">
        <w:rPr>
          <w:rFonts w:ascii="Arial" w:hAnsi="Arial" w:cs="Arial"/>
          <w:b/>
        </w:rPr>
        <w:t>Figure 3B</w:t>
      </w:r>
      <w:r w:rsidR="00CF6027">
        <w:rPr>
          <w:rFonts w:ascii="Arial" w:hAnsi="Arial" w:cs="Arial"/>
        </w:rPr>
        <w:t>)</w:t>
      </w:r>
      <w:r w:rsidR="005B6318">
        <w:rPr>
          <w:rFonts w:ascii="Arial" w:hAnsi="Arial" w:cs="Arial"/>
        </w:rPr>
        <w:t xml:space="preserve"> as correlation coefficient peaked at 0 s lag</w:t>
      </w:r>
      <w:r w:rsidR="00CF6027">
        <w:rPr>
          <w:rFonts w:ascii="Arial" w:hAnsi="Arial" w:cs="Arial"/>
        </w:rPr>
        <w:t>.</w:t>
      </w:r>
      <w:r w:rsidR="00E516A3">
        <w:rPr>
          <w:rFonts w:ascii="Arial" w:hAnsi="Arial" w:cs="Arial"/>
        </w:rPr>
        <w:t xml:space="preserve"> </w:t>
      </w:r>
      <w:r w:rsidR="007F558C">
        <w:rPr>
          <w:rFonts w:ascii="Arial" w:hAnsi="Arial" w:cs="Arial"/>
        </w:rPr>
        <w:t xml:space="preserve">We next examined if the correlation between </w:t>
      </w:r>
      <w:r w:rsidR="008668B6">
        <w:rPr>
          <w:rFonts w:ascii="Arial" w:hAnsi="Arial" w:cs="Arial"/>
        </w:rPr>
        <w:t xml:space="preserve">NE dynamics in the </w:t>
      </w:r>
      <w:r w:rsidR="007F558C">
        <w:rPr>
          <w:rFonts w:ascii="Arial" w:hAnsi="Arial" w:cs="Arial"/>
        </w:rPr>
        <w:t>S1</w:t>
      </w:r>
      <w:r w:rsidR="00E516A3">
        <w:rPr>
          <w:rFonts w:ascii="Arial" w:hAnsi="Arial" w:cs="Arial"/>
        </w:rPr>
        <w:t xml:space="preserve"> </w:t>
      </w:r>
      <w:r w:rsidR="008668B6">
        <w:rPr>
          <w:rFonts w:ascii="Arial" w:hAnsi="Arial" w:cs="Arial"/>
        </w:rPr>
        <w:t>and PFC differed across the four behavioral outcomes</w:t>
      </w:r>
      <w:r w:rsidR="005F158C">
        <w:rPr>
          <w:rFonts w:ascii="Arial" w:hAnsi="Arial" w:cs="Arial"/>
        </w:rPr>
        <w:t xml:space="preserve"> (</w:t>
      </w:r>
      <w:r w:rsidR="005F158C" w:rsidRPr="00CF6027">
        <w:rPr>
          <w:rFonts w:ascii="Arial" w:hAnsi="Arial" w:cs="Arial"/>
          <w:b/>
        </w:rPr>
        <w:t>Figure 3</w:t>
      </w:r>
      <w:r w:rsidR="005F158C">
        <w:rPr>
          <w:rFonts w:ascii="Arial" w:hAnsi="Arial" w:cs="Arial"/>
          <w:b/>
        </w:rPr>
        <w:t>C</w:t>
      </w:r>
      <w:r w:rsidR="005F158C">
        <w:rPr>
          <w:rFonts w:ascii="Arial" w:hAnsi="Arial" w:cs="Arial"/>
        </w:rPr>
        <w:t>)</w:t>
      </w:r>
      <w:r w:rsidR="008668B6">
        <w:rPr>
          <w:rFonts w:ascii="Arial" w:hAnsi="Arial" w:cs="Arial"/>
        </w:rPr>
        <w:t xml:space="preserve">. However, there was no significant difference in peak correlation coefficient </w:t>
      </w:r>
      <w:r w:rsidR="005B6318">
        <w:rPr>
          <w:rFonts w:ascii="Arial" w:hAnsi="Arial" w:cs="Arial"/>
        </w:rPr>
        <w:t>across the behavioral outcomes</w:t>
      </w:r>
      <w:r w:rsidR="005F158C">
        <w:rPr>
          <w:rFonts w:ascii="Arial" w:hAnsi="Arial" w:cs="Arial"/>
        </w:rPr>
        <w:t xml:space="preserve"> (</w:t>
      </w:r>
      <w:r w:rsidR="005F158C" w:rsidRPr="00CF6027">
        <w:rPr>
          <w:rFonts w:ascii="Arial" w:hAnsi="Arial" w:cs="Arial"/>
          <w:b/>
        </w:rPr>
        <w:t>Figure 3</w:t>
      </w:r>
      <w:r w:rsidR="005F158C">
        <w:rPr>
          <w:rFonts w:ascii="Arial" w:hAnsi="Arial" w:cs="Arial"/>
          <w:b/>
        </w:rPr>
        <w:t>D</w:t>
      </w:r>
      <w:r w:rsidR="005F158C" w:rsidRPr="005F158C">
        <w:rPr>
          <w:rFonts w:ascii="Arial" w:hAnsi="Arial" w:cs="Arial"/>
        </w:rPr>
        <w:t xml:space="preserve">, </w:t>
      </w:r>
      <w:r w:rsidR="005F158C" w:rsidRPr="005D3367">
        <w:rPr>
          <w:rFonts w:ascii="Arial" w:hAnsi="Arial" w:cs="Arial"/>
          <w:highlight w:val="yellow"/>
          <w:rPrChange w:id="14" w:author="Craig Kelley" w:date="2025-07-28T14:50:00Z">
            <w:rPr>
              <w:rFonts w:ascii="Arial" w:hAnsi="Arial" w:cs="Arial"/>
            </w:rPr>
          </w:rPrChange>
        </w:rPr>
        <w:t>p=0.xx</w:t>
      </w:r>
      <w:r w:rsidR="005F158C" w:rsidRPr="005F158C">
        <w:rPr>
          <w:rFonts w:ascii="Arial" w:hAnsi="Arial" w:cs="Arial"/>
        </w:rPr>
        <w:t>, ANOVA test</w:t>
      </w:r>
      <w:r w:rsidR="005F158C">
        <w:rPr>
          <w:rFonts w:ascii="Arial" w:hAnsi="Arial" w:cs="Arial"/>
        </w:rPr>
        <w:t>)</w:t>
      </w:r>
      <w:r w:rsidR="005B6318">
        <w:rPr>
          <w:rFonts w:ascii="Arial" w:hAnsi="Arial" w:cs="Arial"/>
        </w:rPr>
        <w:t xml:space="preserve">. Moreover, </w:t>
      </w:r>
      <w:r w:rsidR="00134FB2">
        <w:rPr>
          <w:rFonts w:ascii="Arial" w:hAnsi="Arial" w:cs="Arial"/>
        </w:rPr>
        <w:t>we failed to find a significant difference in peak correlation coefficient between the responded and withhold trials</w:t>
      </w:r>
      <w:r w:rsidR="005F158C">
        <w:rPr>
          <w:rFonts w:ascii="Arial" w:hAnsi="Arial" w:cs="Arial"/>
        </w:rPr>
        <w:t xml:space="preserve"> </w:t>
      </w:r>
      <w:r w:rsidR="005F158C" w:rsidRPr="005F158C">
        <w:rPr>
          <w:rFonts w:ascii="Arial" w:hAnsi="Arial" w:cs="Arial"/>
        </w:rPr>
        <w:t>(</w:t>
      </w:r>
      <w:r w:rsidR="005F158C" w:rsidRPr="005D3367">
        <w:rPr>
          <w:rFonts w:ascii="Arial" w:hAnsi="Arial" w:cs="Arial"/>
          <w:highlight w:val="yellow"/>
          <w:rPrChange w:id="15" w:author="Craig Kelley" w:date="2025-07-28T14:51:00Z">
            <w:rPr>
              <w:rFonts w:ascii="Arial" w:hAnsi="Arial" w:cs="Arial"/>
            </w:rPr>
          </w:rPrChange>
        </w:rPr>
        <w:t>p=0.xx, xxx test</w:t>
      </w:r>
      <w:r w:rsidR="005F158C">
        <w:rPr>
          <w:rFonts w:ascii="Arial" w:hAnsi="Arial" w:cs="Arial"/>
        </w:rPr>
        <w:t>)</w:t>
      </w:r>
      <w:r w:rsidR="00134FB2">
        <w:rPr>
          <w:rFonts w:ascii="Arial" w:hAnsi="Arial" w:cs="Arial"/>
        </w:rPr>
        <w:t>, or between the correct and incorrect trials</w:t>
      </w:r>
      <w:r w:rsidR="005F158C">
        <w:rPr>
          <w:rFonts w:ascii="Arial" w:hAnsi="Arial" w:cs="Arial"/>
        </w:rPr>
        <w:t xml:space="preserve"> (</w:t>
      </w:r>
      <w:r w:rsidR="005F158C" w:rsidRPr="00CF6027">
        <w:rPr>
          <w:rFonts w:ascii="Arial" w:hAnsi="Arial" w:cs="Arial"/>
          <w:b/>
        </w:rPr>
        <w:t>Figure 3</w:t>
      </w:r>
      <w:r w:rsidR="005F158C">
        <w:rPr>
          <w:rFonts w:ascii="Arial" w:hAnsi="Arial" w:cs="Arial"/>
          <w:b/>
        </w:rPr>
        <w:t>D</w:t>
      </w:r>
      <w:r w:rsidR="005F158C" w:rsidRPr="005F158C">
        <w:rPr>
          <w:rFonts w:ascii="Arial" w:hAnsi="Arial" w:cs="Arial"/>
        </w:rPr>
        <w:t>,</w:t>
      </w:r>
      <w:r w:rsidR="005F158C">
        <w:rPr>
          <w:rFonts w:ascii="Arial" w:hAnsi="Arial" w:cs="Arial"/>
          <w:b/>
        </w:rPr>
        <w:t xml:space="preserve"> </w:t>
      </w:r>
      <w:r w:rsidR="005F158C" w:rsidRPr="005D3367">
        <w:rPr>
          <w:rFonts w:ascii="Arial" w:hAnsi="Arial" w:cs="Arial"/>
          <w:highlight w:val="yellow"/>
          <w:rPrChange w:id="16" w:author="Craig Kelley" w:date="2025-07-28T14:51:00Z">
            <w:rPr>
              <w:rFonts w:ascii="Arial" w:hAnsi="Arial" w:cs="Arial"/>
            </w:rPr>
          </w:rPrChange>
        </w:rPr>
        <w:t>p=0.xx, xxx test</w:t>
      </w:r>
      <w:r w:rsidR="005F158C">
        <w:rPr>
          <w:rFonts w:ascii="Arial" w:hAnsi="Arial" w:cs="Arial"/>
        </w:rPr>
        <w:t>)</w:t>
      </w:r>
      <w:r w:rsidR="00134FB2">
        <w:rPr>
          <w:rFonts w:ascii="Arial" w:hAnsi="Arial" w:cs="Arial"/>
        </w:rPr>
        <w:t>.</w:t>
      </w:r>
    </w:p>
    <w:p w14:paraId="708E9D7D" w14:textId="77777777" w:rsidR="00940D41" w:rsidRDefault="00940D41" w:rsidP="006D2EB5">
      <w:pPr>
        <w:spacing w:after="0" w:line="480" w:lineRule="auto"/>
        <w:jc w:val="both"/>
        <w:rPr>
          <w:rFonts w:ascii="Arial" w:hAnsi="Arial" w:cs="Arial"/>
          <w:b/>
        </w:rPr>
      </w:pPr>
    </w:p>
    <w:p w14:paraId="2A3CAE23" w14:textId="77777777" w:rsidR="006D2EB5" w:rsidRDefault="006D2EB5" w:rsidP="006D2EB5">
      <w:pPr>
        <w:spacing w:after="0" w:line="48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NE</w:t>
      </w:r>
      <w:r w:rsidR="005F158C">
        <w:rPr>
          <w:rFonts w:ascii="Arial" w:hAnsi="Arial" w:cs="Arial"/>
          <w:b/>
        </w:rPr>
        <w:t xml:space="preserve"> dynamics</w:t>
      </w:r>
      <w:r>
        <w:rPr>
          <w:rFonts w:ascii="Arial" w:hAnsi="Arial" w:cs="Arial"/>
          <w:b/>
        </w:rPr>
        <w:t xml:space="preserve"> in S1 and PFC</w:t>
      </w:r>
      <w:r w:rsidR="005F158C">
        <w:rPr>
          <w:rFonts w:ascii="Arial" w:hAnsi="Arial" w:cs="Arial"/>
          <w:b/>
        </w:rPr>
        <w:t xml:space="preserve"> during the detection task</w:t>
      </w:r>
    </w:p>
    <w:p w14:paraId="74F13394" w14:textId="77777777" w:rsidR="005F158C" w:rsidRPr="00940D41" w:rsidRDefault="00E65D41" w:rsidP="002B2F6F">
      <w:pPr>
        <w:spacing w:after="0" w:line="48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T</w:t>
      </w:r>
      <w:r w:rsidR="00940D41" w:rsidRPr="00940D41">
        <w:rPr>
          <w:rFonts w:ascii="Arial" w:hAnsi="Arial" w:cs="Arial"/>
        </w:rPr>
        <w:t xml:space="preserve">ask-evoked NE dynamics in S1 and PFC </w:t>
      </w:r>
      <w:r w:rsidR="00350C72">
        <w:rPr>
          <w:rFonts w:ascii="Arial" w:hAnsi="Arial" w:cs="Arial"/>
        </w:rPr>
        <w:t>are dependent on the intensity of tactile stimulus</w:t>
      </w:r>
      <w:r w:rsidR="001C57C6">
        <w:rPr>
          <w:rFonts w:ascii="Arial" w:hAnsi="Arial" w:cs="Arial"/>
        </w:rPr>
        <w:t xml:space="preserve"> (</w:t>
      </w:r>
      <w:r w:rsidR="001C57C6" w:rsidRPr="0062161A">
        <w:rPr>
          <w:rFonts w:ascii="Arial" w:hAnsi="Arial" w:cs="Arial"/>
          <w:b/>
        </w:rPr>
        <w:t>Figure 4A</w:t>
      </w:r>
      <w:r w:rsidR="001C57C6">
        <w:rPr>
          <w:rFonts w:ascii="Arial" w:hAnsi="Arial" w:cs="Arial"/>
        </w:rPr>
        <w:t>)</w:t>
      </w:r>
      <w:r w:rsidR="00350C72">
        <w:rPr>
          <w:rFonts w:ascii="Arial" w:hAnsi="Arial" w:cs="Arial"/>
        </w:rPr>
        <w:t>.</w:t>
      </w:r>
      <w:r w:rsidR="001C57C6">
        <w:rPr>
          <w:rFonts w:ascii="Arial" w:hAnsi="Arial" w:cs="Arial"/>
        </w:rPr>
        <w:t xml:space="preserve"> The NE</w:t>
      </w:r>
      <w:r>
        <w:rPr>
          <w:rFonts w:ascii="Arial" w:hAnsi="Arial" w:cs="Arial"/>
        </w:rPr>
        <w:t xml:space="preserve"> dynamics in the S1 is bimodal, with the first peak emerging at around 0.6 s following stimulus presentation. The second peak, which is comparable with the first peak in amplitude, occurred at around 3.5 s following stimulus presentation (</w:t>
      </w:r>
      <w:r w:rsidRPr="0019072A">
        <w:rPr>
          <w:rFonts w:ascii="Arial" w:hAnsi="Arial" w:cs="Arial"/>
          <w:b/>
        </w:rPr>
        <w:t>Figure 4A</w:t>
      </w:r>
      <w:r>
        <w:rPr>
          <w:rFonts w:ascii="Arial" w:hAnsi="Arial" w:cs="Arial"/>
        </w:rPr>
        <w:t xml:space="preserve">). </w:t>
      </w:r>
      <w:r w:rsidR="00F4478C">
        <w:rPr>
          <w:rFonts w:ascii="Arial" w:hAnsi="Arial" w:cs="Arial"/>
        </w:rPr>
        <w:t xml:space="preserve">Although there were no significant differences in baseline </w:t>
      </w:r>
      <w:r>
        <w:rPr>
          <w:rFonts w:ascii="Arial" w:hAnsi="Arial" w:cs="Arial"/>
        </w:rPr>
        <w:t xml:space="preserve">NE </w:t>
      </w:r>
      <w:r w:rsidR="00F4478C">
        <w:rPr>
          <w:rFonts w:ascii="Arial" w:hAnsi="Arial" w:cs="Arial"/>
        </w:rPr>
        <w:t>levels</w:t>
      </w:r>
      <w:r w:rsidR="0017330B">
        <w:rPr>
          <w:rFonts w:ascii="Arial" w:hAnsi="Arial" w:cs="Arial"/>
        </w:rPr>
        <w:t xml:space="preserve"> in S1</w:t>
      </w:r>
      <w:r w:rsidR="00F4478C">
        <w:rPr>
          <w:rFonts w:ascii="Arial" w:hAnsi="Arial" w:cs="Arial"/>
        </w:rPr>
        <w:t xml:space="preserve"> across</w:t>
      </w:r>
      <w:r>
        <w:rPr>
          <w:rFonts w:ascii="Arial" w:hAnsi="Arial" w:cs="Arial"/>
        </w:rPr>
        <w:t xml:space="preserve"> hit, correct rejection, </w:t>
      </w:r>
      <w:r w:rsidR="005C4299">
        <w:rPr>
          <w:rFonts w:ascii="Arial" w:hAnsi="Arial" w:cs="Arial"/>
        </w:rPr>
        <w:t>false alarm, and miss trials</w:t>
      </w:r>
      <w:r w:rsidR="00F4478C">
        <w:rPr>
          <w:rFonts w:ascii="Arial" w:hAnsi="Arial" w:cs="Arial"/>
        </w:rPr>
        <w:t xml:space="preserve"> (p=0.37, </w:t>
      </w:r>
      <w:r w:rsidR="0017330B">
        <w:rPr>
          <w:rFonts w:ascii="Arial" w:hAnsi="Arial" w:cs="Arial"/>
        </w:rPr>
        <w:t>one-way</w:t>
      </w:r>
      <w:r w:rsidR="00F4478C">
        <w:rPr>
          <w:rFonts w:ascii="Arial" w:hAnsi="Arial" w:cs="Arial"/>
        </w:rPr>
        <w:t xml:space="preserve"> ANOVA test), the task evoked increase in </w:t>
      </w:r>
      <w:r w:rsidR="0017330B">
        <w:rPr>
          <w:rFonts w:ascii="Arial" w:hAnsi="Arial" w:cs="Arial"/>
        </w:rPr>
        <w:t xml:space="preserve">S1 </w:t>
      </w:r>
      <w:r w:rsidR="00F4478C">
        <w:rPr>
          <w:rFonts w:ascii="Arial" w:hAnsi="Arial" w:cs="Arial"/>
        </w:rPr>
        <w:t>NE levels were different across the four behavioral outcomes (p&lt;4.3e-18, one-way ANOVA test)</w:t>
      </w:r>
      <w:r w:rsidR="0017330B">
        <w:rPr>
          <w:rFonts w:ascii="Arial" w:hAnsi="Arial" w:cs="Arial"/>
        </w:rPr>
        <w:t xml:space="preserve"> (</w:t>
      </w:r>
      <w:r w:rsidR="0017330B" w:rsidRPr="0017330B">
        <w:rPr>
          <w:rFonts w:ascii="Arial" w:hAnsi="Arial" w:cs="Arial"/>
          <w:b/>
        </w:rPr>
        <w:t>Figure 4B-D</w:t>
      </w:r>
      <w:r w:rsidR="0017330B">
        <w:rPr>
          <w:rFonts w:ascii="Arial" w:hAnsi="Arial" w:cs="Arial"/>
        </w:rPr>
        <w:t>)</w:t>
      </w:r>
      <w:r w:rsidR="00F4478C">
        <w:rPr>
          <w:rFonts w:ascii="Arial" w:hAnsi="Arial" w:cs="Arial"/>
        </w:rPr>
        <w:t>. In general, NE increase in action trials were higher than in withhold trials (p&lt;2.5e-15</w:t>
      </w:r>
      <w:r w:rsidR="003E6941">
        <w:rPr>
          <w:rFonts w:ascii="Arial" w:hAnsi="Arial" w:cs="Arial"/>
        </w:rPr>
        <w:t>, rank-sum test</w:t>
      </w:r>
      <w:r w:rsidR="00F4478C">
        <w:rPr>
          <w:rFonts w:ascii="Arial" w:hAnsi="Arial" w:cs="Arial"/>
        </w:rPr>
        <w:t>)</w:t>
      </w:r>
      <w:r w:rsidR="0017330B">
        <w:rPr>
          <w:rFonts w:ascii="Arial" w:hAnsi="Arial" w:cs="Arial"/>
        </w:rPr>
        <w:t xml:space="preserve"> (</w:t>
      </w:r>
      <w:r w:rsidR="0017330B" w:rsidRPr="0017330B">
        <w:rPr>
          <w:rFonts w:ascii="Arial" w:hAnsi="Arial" w:cs="Arial"/>
          <w:b/>
        </w:rPr>
        <w:t>Figure 4D</w:t>
      </w:r>
      <w:r w:rsidR="0017330B">
        <w:rPr>
          <w:rFonts w:ascii="Arial" w:hAnsi="Arial" w:cs="Arial"/>
        </w:rPr>
        <w:t>)</w:t>
      </w:r>
      <w:r w:rsidR="00F4478C">
        <w:rPr>
          <w:rFonts w:ascii="Arial" w:hAnsi="Arial" w:cs="Arial"/>
        </w:rPr>
        <w:t>.</w:t>
      </w:r>
      <w:r w:rsidR="0017330B">
        <w:rPr>
          <w:rFonts w:ascii="Arial" w:hAnsi="Arial" w:cs="Arial"/>
        </w:rPr>
        <w:t xml:space="preserve"> We next examined if baseline NE levels in S1 has effects on the detection behavior</w:t>
      </w:r>
      <w:r w:rsidR="009A1F19">
        <w:rPr>
          <w:rFonts w:ascii="Arial" w:hAnsi="Arial" w:cs="Arial"/>
        </w:rPr>
        <w:t xml:space="preserve"> by assessing reaction time and response probability in trials in the different baseline NE terciles</w:t>
      </w:r>
      <w:r w:rsidR="0017330B">
        <w:rPr>
          <w:rFonts w:ascii="Arial" w:hAnsi="Arial" w:cs="Arial"/>
        </w:rPr>
        <w:t xml:space="preserve">. </w:t>
      </w:r>
      <w:r w:rsidR="008A3A76">
        <w:rPr>
          <w:rFonts w:ascii="Arial" w:hAnsi="Arial" w:cs="Arial"/>
        </w:rPr>
        <w:t xml:space="preserve">We found that reaction time </w:t>
      </w:r>
      <w:r w:rsidR="009A1F19">
        <w:rPr>
          <w:rFonts w:ascii="Arial" w:hAnsi="Arial" w:cs="Arial"/>
        </w:rPr>
        <w:t>was not dependent on baseline NE levels (</w:t>
      </w:r>
      <w:r w:rsidR="00174B9A" w:rsidRPr="00185F8C">
        <w:rPr>
          <w:rFonts w:ascii="Arial" w:hAnsi="Arial" w:cs="Arial"/>
          <w:b/>
        </w:rPr>
        <w:t>Figure 4E</w:t>
      </w:r>
      <w:r w:rsidR="00174B9A">
        <w:rPr>
          <w:rFonts w:ascii="Arial" w:hAnsi="Arial" w:cs="Arial"/>
        </w:rPr>
        <w:t xml:space="preserve">, </w:t>
      </w:r>
      <w:r w:rsidR="009A1F19">
        <w:rPr>
          <w:rFonts w:ascii="Arial" w:hAnsi="Arial" w:cs="Arial"/>
        </w:rPr>
        <w:t xml:space="preserve">p=0.39, one-way ANOVA test). However, baseline NE levels in S1 appeared to have a strong influence on the response probability, with highest response probability occurred in trials in the </w:t>
      </w:r>
      <w:r w:rsidR="00F962BA">
        <w:rPr>
          <w:rFonts w:ascii="Arial" w:hAnsi="Arial" w:cs="Arial"/>
        </w:rPr>
        <w:lastRenderedPageBreak/>
        <w:t>medium</w:t>
      </w:r>
      <w:r w:rsidR="009A1F19">
        <w:rPr>
          <w:rFonts w:ascii="Arial" w:hAnsi="Arial" w:cs="Arial"/>
        </w:rPr>
        <w:t xml:space="preserve"> baseline NE terciles (</w:t>
      </w:r>
      <w:r w:rsidR="00185F8C">
        <w:rPr>
          <w:rFonts w:ascii="Arial" w:hAnsi="Arial" w:cs="Arial"/>
        </w:rPr>
        <w:t>p=0.022 for NE effect, p&lt;10e-32 for stimulus effect, p=0.73 for interaction</w:t>
      </w:r>
      <w:r w:rsidR="00337B02">
        <w:rPr>
          <w:rFonts w:ascii="Arial" w:hAnsi="Arial" w:cs="Arial"/>
        </w:rPr>
        <w:t>;</w:t>
      </w:r>
      <w:r w:rsidR="00185F8C">
        <w:rPr>
          <w:rFonts w:ascii="Arial" w:hAnsi="Arial" w:cs="Arial"/>
        </w:rPr>
        <w:t xml:space="preserve"> </w:t>
      </w:r>
      <w:r w:rsidR="00337B02">
        <w:rPr>
          <w:rFonts w:ascii="Arial" w:hAnsi="Arial" w:cs="Arial"/>
        </w:rPr>
        <w:t>t</w:t>
      </w:r>
      <w:r w:rsidR="00185F8C">
        <w:rPr>
          <w:rFonts w:ascii="Arial" w:hAnsi="Arial" w:cs="Arial"/>
        </w:rPr>
        <w:t xml:space="preserve">wo-way ANOVA </w:t>
      </w:r>
      <w:r w:rsidR="004D69D5">
        <w:rPr>
          <w:rFonts w:ascii="Arial" w:hAnsi="Arial" w:cs="Arial"/>
        </w:rPr>
        <w:t>test</w:t>
      </w:r>
      <w:r w:rsidR="00185F8C">
        <w:rPr>
          <w:rFonts w:ascii="Arial" w:hAnsi="Arial" w:cs="Arial"/>
        </w:rPr>
        <w:t xml:space="preserve">, </w:t>
      </w:r>
      <w:r w:rsidR="00174B9A">
        <w:rPr>
          <w:rFonts w:ascii="Arial" w:hAnsi="Arial" w:cs="Arial"/>
          <w:b/>
        </w:rPr>
        <w:t>Figure 4F</w:t>
      </w:r>
      <w:r w:rsidR="00185F8C">
        <w:rPr>
          <w:rFonts w:ascii="Arial" w:hAnsi="Arial" w:cs="Arial"/>
        </w:rPr>
        <w:t>)</w:t>
      </w:r>
      <w:r w:rsidR="00337B02">
        <w:rPr>
          <w:rFonts w:ascii="Arial" w:hAnsi="Arial" w:cs="Arial"/>
        </w:rPr>
        <w:t>.</w:t>
      </w:r>
      <w:r w:rsidR="00D02EA8">
        <w:rPr>
          <w:rFonts w:ascii="Arial" w:hAnsi="Arial" w:cs="Arial"/>
        </w:rPr>
        <w:t xml:space="preserve"> </w:t>
      </w:r>
      <w:r w:rsidR="00F962BA">
        <w:rPr>
          <w:rFonts w:ascii="Arial" w:hAnsi="Arial" w:cs="Arial"/>
        </w:rPr>
        <w:t xml:space="preserve">This indicated an inverted-U shaped relationship between tonic NE level in S1 and detection performance </w:t>
      </w:r>
      <w:r w:rsidR="00F962BA">
        <w:rPr>
          <w:rFonts w:ascii="Arial" w:hAnsi="Arial" w:cs="Arial"/>
        </w:rPr>
        <w:fldChar w:fldCharType="begin"/>
      </w:r>
      <w:r w:rsidR="00F962BA">
        <w:rPr>
          <w:rFonts w:ascii="Arial" w:hAnsi="Arial" w:cs="Arial"/>
        </w:rPr>
        <w:instrText xml:space="preserve"> ADDIN EN.CITE &lt;EndNote&gt;&lt;Cite&gt;&lt;Author&gt;Wekselblatt&lt;/Author&gt;&lt;Year&gt;2015&lt;/Year&gt;&lt;RecNum&gt;1943&lt;/RecNum&gt;&lt;DisplayText&gt;(Wekselblatt and Niell, 2015)&lt;/DisplayText&gt;&lt;record&gt;&lt;rec-number&gt;1943&lt;/rec-number&gt;&lt;foreign-keys&gt;&lt;key app="EN" db-id="dtppdpf5xr0pr9eaprxpavf9esvvzze52spr" timestamp="1654267494" guid="57cff36c-07f8-4ca4-82ca-37e4a37ea7bd"&gt;1943&lt;/key&gt;&lt;/foreign-keys&gt;&lt;ref-type name="Journal Article"&gt;17&lt;/ref-type&gt;&lt;contributors&gt;&lt;authors&gt;&lt;author&gt;Wekselblatt, Joseph B&lt;/author&gt;&lt;author&gt;Niell, Cristopher M&lt;/author&gt;&lt;/authors&gt;&lt;/contributors&gt;&lt;titles&gt;&lt;title&gt;Behavioral state—getting “in the zone”&lt;/title&gt;&lt;secondary-title&gt;Neuron&lt;/secondary-title&gt;&lt;/titles&gt;&lt;periodical&gt;&lt;full-title&gt;Neuron&lt;/full-title&gt;&lt;/periodical&gt;&lt;pages&gt;7-9&lt;/pages&gt;&lt;volume&gt;87&lt;/volume&gt;&lt;number&gt;1&lt;/number&gt;&lt;dates&gt;&lt;year&gt;2015&lt;/year&gt;&lt;pub-dates&gt;&lt;date&gt;7/1/&lt;/date&gt;&lt;/pub-dates&gt;&lt;/dates&gt;&lt;isbn&gt;0896-6273&lt;/isbn&gt;&lt;urls&gt;&lt;related-urls&gt;&lt;url&gt;http://www.sciencedirect.com/science/article/pii/S0896627315005632&lt;/url&gt;&lt;/related-urls&gt;&lt;/urls&gt;&lt;custom2&gt;PMC4907540&lt;/custom2&gt;&lt;electronic-resource-num&gt;http://dx.doi.org/10.1016/j.neuron.2015.06.020&lt;/electronic-resource-num&gt;&lt;/record&gt;&lt;/Cite&gt;&lt;/EndNote&gt;</w:instrText>
      </w:r>
      <w:r w:rsidR="00F962BA">
        <w:rPr>
          <w:rFonts w:ascii="Arial" w:hAnsi="Arial" w:cs="Arial"/>
        </w:rPr>
        <w:fldChar w:fldCharType="separate"/>
      </w:r>
      <w:r w:rsidR="00F962BA">
        <w:rPr>
          <w:rFonts w:ascii="Arial" w:hAnsi="Arial" w:cs="Arial"/>
          <w:noProof/>
        </w:rPr>
        <w:t>(Wekselblatt and Niell, 2015)</w:t>
      </w:r>
      <w:r w:rsidR="00F962BA">
        <w:rPr>
          <w:rFonts w:ascii="Arial" w:hAnsi="Arial" w:cs="Arial"/>
        </w:rPr>
        <w:fldChar w:fldCharType="end"/>
      </w:r>
      <w:r w:rsidR="00F962BA">
        <w:rPr>
          <w:rFonts w:ascii="Arial" w:hAnsi="Arial" w:cs="Arial"/>
        </w:rPr>
        <w:t xml:space="preserve">. </w:t>
      </w:r>
      <w:r w:rsidR="00D02EA8">
        <w:rPr>
          <w:rFonts w:ascii="Arial" w:hAnsi="Arial" w:cs="Arial"/>
        </w:rPr>
        <w:t>NE dynamics in PFC is slightly different</w:t>
      </w:r>
      <w:r w:rsidR="001C1F2F">
        <w:rPr>
          <w:rFonts w:ascii="Arial" w:hAnsi="Arial" w:cs="Arial"/>
        </w:rPr>
        <w:t xml:space="preserve"> than in S1</w:t>
      </w:r>
      <w:r w:rsidR="00D02EA8">
        <w:rPr>
          <w:rFonts w:ascii="Arial" w:hAnsi="Arial" w:cs="Arial"/>
        </w:rPr>
        <w:t>: the decaying of the first peak was faster and the amplitude of the second peak was about the half of the first peak</w:t>
      </w:r>
      <w:r w:rsidR="00174B9A">
        <w:rPr>
          <w:rFonts w:ascii="Arial" w:hAnsi="Arial" w:cs="Arial"/>
        </w:rPr>
        <w:t xml:space="preserve"> (</w:t>
      </w:r>
      <w:r w:rsidR="00174B9A" w:rsidRPr="00026A31">
        <w:rPr>
          <w:rFonts w:ascii="Arial" w:hAnsi="Arial" w:cs="Arial"/>
          <w:b/>
        </w:rPr>
        <w:t>Figure 4G</w:t>
      </w:r>
      <w:r w:rsidR="00174B9A">
        <w:rPr>
          <w:rFonts w:ascii="Arial" w:hAnsi="Arial" w:cs="Arial"/>
        </w:rPr>
        <w:t>)</w:t>
      </w:r>
      <w:r w:rsidR="00026A31">
        <w:rPr>
          <w:rFonts w:ascii="Arial" w:hAnsi="Arial" w:cs="Arial"/>
        </w:rPr>
        <w:t>,</w:t>
      </w:r>
      <w:r w:rsidR="00D02EA8">
        <w:rPr>
          <w:rFonts w:ascii="Arial" w:hAnsi="Arial" w:cs="Arial"/>
        </w:rPr>
        <w:t xml:space="preserve"> suggest</w:t>
      </w:r>
      <w:r w:rsidR="00026A31">
        <w:rPr>
          <w:rFonts w:ascii="Arial" w:hAnsi="Arial" w:cs="Arial"/>
        </w:rPr>
        <w:t>ing</w:t>
      </w:r>
      <w:r w:rsidR="00D02EA8">
        <w:rPr>
          <w:rFonts w:ascii="Arial" w:hAnsi="Arial" w:cs="Arial"/>
        </w:rPr>
        <w:t xml:space="preserve"> that the noradrenergic projection to the S1 and PFC may originate from different subpopulations of LC neurons (CITE).</w:t>
      </w:r>
      <w:r w:rsidR="002B2F6F">
        <w:rPr>
          <w:rFonts w:ascii="Arial" w:hAnsi="Arial" w:cs="Arial"/>
        </w:rPr>
        <w:t xml:space="preserve"> Similar to NE dynamics in S1, there were no significant differences in baseline NE levels in PFC across hit, correct rejection, false alarm, and miss trials (p=0.22, one-way ANOVA test) (</w:t>
      </w:r>
      <w:r w:rsidR="002B2F6F" w:rsidRPr="002B2F6F">
        <w:rPr>
          <w:rFonts w:ascii="Arial" w:hAnsi="Arial" w:cs="Arial"/>
          <w:b/>
        </w:rPr>
        <w:t>Figure 4H&amp;I</w:t>
      </w:r>
      <w:r w:rsidR="002B2F6F">
        <w:rPr>
          <w:rFonts w:ascii="Arial" w:hAnsi="Arial" w:cs="Arial"/>
        </w:rPr>
        <w:t>). The task evoked increase in NE levels in PFC were different across the four behavioral outcomes (p&lt;4.8e-16, one-way ANOVA test), with NE increase in action trials being higher than in withhold trials (p&lt;3.7e-13, rank-sum test) (</w:t>
      </w:r>
      <w:r w:rsidR="002B2F6F" w:rsidRPr="0017330B">
        <w:rPr>
          <w:rFonts w:ascii="Arial" w:hAnsi="Arial" w:cs="Arial"/>
          <w:b/>
        </w:rPr>
        <w:t>Figure 4</w:t>
      </w:r>
      <w:r w:rsidR="002B2F6F">
        <w:rPr>
          <w:rFonts w:ascii="Arial" w:hAnsi="Arial" w:cs="Arial"/>
          <w:b/>
        </w:rPr>
        <w:t>J</w:t>
      </w:r>
      <w:r w:rsidR="002B2F6F">
        <w:rPr>
          <w:rFonts w:ascii="Arial" w:hAnsi="Arial" w:cs="Arial"/>
        </w:rPr>
        <w:t>).</w:t>
      </w:r>
      <w:r w:rsidR="00E82413">
        <w:rPr>
          <w:rFonts w:ascii="Arial" w:hAnsi="Arial" w:cs="Arial"/>
        </w:rPr>
        <w:t xml:space="preserve"> Reaction time was not dependent on baseline NE levels in PFC either (</w:t>
      </w:r>
      <w:r w:rsidR="00E82413" w:rsidRPr="00574FF0">
        <w:rPr>
          <w:rFonts w:ascii="Arial" w:hAnsi="Arial" w:cs="Arial"/>
          <w:b/>
        </w:rPr>
        <w:t>Figure 4K</w:t>
      </w:r>
      <w:r w:rsidR="00E82413">
        <w:rPr>
          <w:rFonts w:ascii="Arial" w:hAnsi="Arial" w:cs="Arial"/>
        </w:rPr>
        <w:t xml:space="preserve">, p=0.92, one-way ANOVE test). </w:t>
      </w:r>
      <w:r w:rsidR="0045499F">
        <w:rPr>
          <w:rFonts w:ascii="Arial" w:hAnsi="Arial" w:cs="Arial"/>
        </w:rPr>
        <w:t xml:space="preserve">The inverted-U shaped relationship between </w:t>
      </w:r>
      <w:r w:rsidR="00C33DBF">
        <w:rPr>
          <w:rFonts w:ascii="Arial" w:hAnsi="Arial" w:cs="Arial"/>
        </w:rPr>
        <w:t xml:space="preserve">tonic NE levels and detection performance was also evident in PFC: </w:t>
      </w:r>
      <w:r w:rsidR="00574FF0">
        <w:rPr>
          <w:rFonts w:ascii="Arial" w:hAnsi="Arial" w:cs="Arial"/>
        </w:rPr>
        <w:t xml:space="preserve">the mice had the highest detection performance when the baseline NE level is medium (p=0.014 for NE effect, p&lt;10e-32 for stimulus effect, p=0.86 for interaction; two-way ANOVA </w:t>
      </w:r>
      <w:r w:rsidR="004D69D5">
        <w:rPr>
          <w:rFonts w:ascii="Arial" w:hAnsi="Arial" w:cs="Arial"/>
        </w:rPr>
        <w:t>test</w:t>
      </w:r>
      <w:r w:rsidR="00574FF0">
        <w:rPr>
          <w:rFonts w:ascii="Arial" w:hAnsi="Arial" w:cs="Arial"/>
        </w:rPr>
        <w:t xml:space="preserve">, </w:t>
      </w:r>
      <w:r w:rsidR="00574FF0">
        <w:rPr>
          <w:rFonts w:ascii="Arial" w:hAnsi="Arial" w:cs="Arial"/>
          <w:b/>
        </w:rPr>
        <w:t>Figure 4L</w:t>
      </w:r>
      <w:r w:rsidR="00574FF0" w:rsidRPr="00574FF0">
        <w:rPr>
          <w:rFonts w:ascii="Arial" w:hAnsi="Arial" w:cs="Arial"/>
        </w:rPr>
        <w:t>)</w:t>
      </w:r>
      <w:r w:rsidR="00574FF0">
        <w:rPr>
          <w:rFonts w:ascii="Arial" w:hAnsi="Arial" w:cs="Arial"/>
        </w:rPr>
        <w:t>.</w:t>
      </w:r>
    </w:p>
    <w:p w14:paraId="64549DD0" w14:textId="77777777" w:rsidR="006D2EB5" w:rsidRDefault="006D2EB5" w:rsidP="006D2EB5">
      <w:pPr>
        <w:spacing w:after="0" w:line="48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GLM-HMM modeling of behavioral state</w:t>
      </w:r>
    </w:p>
    <w:p w14:paraId="1D3727E1" w14:textId="77777777" w:rsidR="006D2EB5" w:rsidRPr="007A5AC5" w:rsidRDefault="00EF1041" w:rsidP="00413AAE">
      <w:pPr>
        <w:spacing w:after="0" w:line="48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Recent</w:t>
      </w:r>
      <w:r w:rsidR="007A5AC5" w:rsidRPr="007A5AC5">
        <w:rPr>
          <w:rFonts w:ascii="Arial" w:hAnsi="Arial" w:cs="Arial"/>
        </w:rPr>
        <w:t xml:space="preserve"> work has </w:t>
      </w:r>
      <w:r>
        <w:rPr>
          <w:rFonts w:ascii="Arial" w:hAnsi="Arial" w:cs="Arial"/>
        </w:rPr>
        <w:t xml:space="preserve">revealed </w:t>
      </w:r>
      <w:r w:rsidR="007A5AC5" w:rsidRPr="007A5AC5">
        <w:rPr>
          <w:rFonts w:ascii="Arial" w:hAnsi="Arial" w:cs="Arial"/>
        </w:rPr>
        <w:t xml:space="preserve">that mice switch between several </w:t>
      </w:r>
      <w:r w:rsidRPr="007A5AC5">
        <w:rPr>
          <w:rFonts w:ascii="Arial" w:hAnsi="Arial" w:cs="Arial"/>
        </w:rPr>
        <w:t>s</w:t>
      </w:r>
      <w:r>
        <w:rPr>
          <w:rFonts w:ascii="Arial" w:hAnsi="Arial" w:cs="Arial"/>
        </w:rPr>
        <w:t>trategies, identified as the state of HMM mode</w:t>
      </w:r>
      <w:r w:rsidR="00990817">
        <w:rPr>
          <w:rFonts w:ascii="Arial" w:hAnsi="Arial" w:cs="Arial"/>
        </w:rPr>
        <w:t>l</w:t>
      </w:r>
      <w:r w:rsidR="00413AAE">
        <w:rPr>
          <w:rFonts w:ascii="Arial" w:hAnsi="Arial" w:cs="Arial"/>
        </w:rPr>
        <w:t>s</w:t>
      </w:r>
      <w:r>
        <w:rPr>
          <w:rFonts w:ascii="Arial" w:hAnsi="Arial" w:cs="Arial"/>
        </w:rPr>
        <w:t>,</w:t>
      </w:r>
      <w:r w:rsidR="007A5AC5" w:rsidRPr="007A5AC5">
        <w:rPr>
          <w:rFonts w:ascii="Arial" w:hAnsi="Arial" w:cs="Arial"/>
        </w:rPr>
        <w:t xml:space="preserve"> in</w:t>
      </w:r>
      <w:r w:rsidR="00413AAE">
        <w:rPr>
          <w:rFonts w:ascii="Arial" w:hAnsi="Arial" w:cs="Arial"/>
        </w:rPr>
        <w:t xml:space="preserve"> perceptual decision-making tasks</w:t>
      </w:r>
      <w:r w:rsidR="001F4690">
        <w:rPr>
          <w:rFonts w:ascii="Arial" w:hAnsi="Arial" w:cs="Arial"/>
        </w:rPr>
        <w:t xml:space="preserve"> </w:t>
      </w:r>
      <w:r w:rsidR="001F4690">
        <w:rPr>
          <w:rFonts w:ascii="Arial" w:hAnsi="Arial" w:cs="Arial"/>
        </w:rPr>
        <w:fldChar w:fldCharType="begin"/>
      </w:r>
      <w:r w:rsidR="001F4690">
        <w:rPr>
          <w:rFonts w:ascii="Arial" w:hAnsi="Arial" w:cs="Arial"/>
        </w:rPr>
        <w:instrText xml:space="preserve"> ADDIN EN.CITE &lt;EndNote&gt;&lt;Cite&gt;&lt;Author&gt;Ashwood&lt;/Author&gt;&lt;Year&gt;2022&lt;/Year&gt;&lt;RecNum&gt;2454&lt;/RecNum&gt;&lt;DisplayText&gt;(Ashwood et al., 2022)&lt;/DisplayText&gt;&lt;record&gt;&lt;rec-number&gt;2454&lt;/rec-number&gt;&lt;foreign-keys&gt;&lt;key app="EN" db-id="dtppdpf5xr0pr9eaprxpavf9esvvzze52spr" timestamp="1654268105" guid="5e8823dd-058f-4d1c-b9d9-cddabb8b2f6d"&gt;2454&lt;/key&gt;&lt;/foreign-keys&gt;&lt;ref-type name="Journal Article"&gt;17&lt;/ref-type&gt;&lt;contributors&gt;&lt;authors&gt;&lt;author&gt;Ashwood, Zoe C.&lt;/author&gt;&lt;author&gt;Roy, Nicholas A.&lt;/author&gt;&lt;author&gt;Stone, Iris R.&lt;/author&gt;&lt;author&gt;Urai, Anne E.&lt;/author&gt;&lt;author&gt;Churchland, Anne K.&lt;/author&gt;&lt;author&gt;Pouget, Alexandre&lt;/author&gt;&lt;author&gt;Pillow, Jonathan W.&lt;/author&gt;&lt;author&gt;The International Brain, Laboratory&lt;/author&gt;&lt;/authors&gt;&lt;/contributors&gt;&lt;titles&gt;&lt;title&gt;Mice alternate between discrete strategies during perceptual decision-making&lt;/title&gt;&lt;secondary-title&gt;Nature Neuroscience&lt;/secondary-title&gt;&lt;/titles&gt;&lt;periodical&gt;&lt;full-title&gt;Nature Neuroscience&lt;/full-title&gt;&lt;/periodical&gt;&lt;pages&gt;201-212&lt;/pages&gt;&lt;volume&gt;25&lt;/volume&gt;&lt;number&gt;2&lt;/number&gt;&lt;dates&gt;&lt;year&gt;2022&lt;/year&gt;&lt;pub-dates&gt;&lt;date&gt;2022/02/01&lt;/date&gt;&lt;/pub-dates&gt;&lt;/dates&gt;&lt;isbn&gt;1546-1726&lt;/isbn&gt;&lt;urls&gt;&lt;related-urls&gt;&lt;url&gt;https://doi.org/10.1038/s41593-021-01007-z&lt;/url&gt;&lt;/related-urls&gt;&lt;/urls&gt;&lt;electronic-resource-num&gt;10.1038/s41593-021-01007-z&lt;/electronic-resource-num&gt;&lt;/record&gt;&lt;/Cite&gt;&lt;/EndNote&gt;</w:instrText>
      </w:r>
      <w:r w:rsidR="001F4690">
        <w:rPr>
          <w:rFonts w:ascii="Arial" w:hAnsi="Arial" w:cs="Arial"/>
        </w:rPr>
        <w:fldChar w:fldCharType="separate"/>
      </w:r>
      <w:r w:rsidR="001F4690">
        <w:rPr>
          <w:rFonts w:ascii="Arial" w:hAnsi="Arial" w:cs="Arial"/>
          <w:noProof/>
        </w:rPr>
        <w:t>(Ashwood et al., 2022)</w:t>
      </w:r>
      <w:r w:rsidR="001F4690">
        <w:rPr>
          <w:rFonts w:ascii="Arial" w:hAnsi="Arial" w:cs="Arial"/>
        </w:rPr>
        <w:fldChar w:fldCharType="end"/>
      </w:r>
      <w:r w:rsidR="00413AAE">
        <w:rPr>
          <w:rFonts w:ascii="Arial" w:hAnsi="Arial" w:cs="Arial"/>
        </w:rPr>
        <w:t>.</w:t>
      </w:r>
      <w:r w:rsidR="007A5AC5" w:rsidRPr="007A5AC5">
        <w:rPr>
          <w:rFonts w:ascii="Arial" w:hAnsi="Arial" w:cs="Arial"/>
        </w:rPr>
        <w:t xml:space="preserve"> </w:t>
      </w:r>
      <w:r w:rsidR="005F56D7">
        <w:rPr>
          <w:rFonts w:ascii="Arial" w:hAnsi="Arial" w:cs="Arial"/>
        </w:rPr>
        <w:t>Because behavioral state exerts strong influence on behavioral performance, w</w:t>
      </w:r>
      <w:r w:rsidR="00413AAE">
        <w:rPr>
          <w:rFonts w:ascii="Arial" w:hAnsi="Arial" w:cs="Arial"/>
        </w:rPr>
        <w:t>e then examine</w:t>
      </w:r>
      <w:r w:rsidR="00335ABE">
        <w:rPr>
          <w:rFonts w:ascii="Arial" w:hAnsi="Arial" w:cs="Arial"/>
        </w:rPr>
        <w:t>d</w:t>
      </w:r>
      <w:r w:rsidR="00413AAE">
        <w:rPr>
          <w:rFonts w:ascii="Arial" w:hAnsi="Arial" w:cs="Arial"/>
        </w:rPr>
        <w:t xml:space="preserve"> if </w:t>
      </w:r>
      <w:r w:rsidR="00680D3D">
        <w:rPr>
          <w:rFonts w:ascii="Arial" w:hAnsi="Arial" w:cs="Arial"/>
        </w:rPr>
        <w:t>GLM-HMM</w:t>
      </w:r>
      <w:r w:rsidR="00413AAE">
        <w:rPr>
          <w:rFonts w:ascii="Arial" w:hAnsi="Arial" w:cs="Arial"/>
        </w:rPr>
        <w:t xml:space="preserve"> models would be able </w:t>
      </w:r>
      <w:r w:rsidR="005F56D7">
        <w:rPr>
          <w:rFonts w:ascii="Arial" w:hAnsi="Arial" w:cs="Arial"/>
        </w:rPr>
        <w:t>uncover</w:t>
      </w:r>
      <w:r w:rsidR="00413AAE">
        <w:rPr>
          <w:rFonts w:ascii="Arial" w:hAnsi="Arial" w:cs="Arial"/>
        </w:rPr>
        <w:t xml:space="preserve"> the</w:t>
      </w:r>
      <w:r w:rsidR="00335ABE">
        <w:rPr>
          <w:rFonts w:ascii="Arial" w:hAnsi="Arial" w:cs="Arial"/>
        </w:rPr>
        <w:t xml:space="preserve"> </w:t>
      </w:r>
      <w:r w:rsidR="00990817">
        <w:rPr>
          <w:rFonts w:ascii="Arial" w:hAnsi="Arial" w:cs="Arial"/>
        </w:rPr>
        <w:t>behavioral states</w:t>
      </w:r>
      <w:r w:rsidR="00335ABE">
        <w:rPr>
          <w:rFonts w:ascii="Arial" w:hAnsi="Arial" w:cs="Arial"/>
        </w:rPr>
        <w:t xml:space="preserve"> that</w:t>
      </w:r>
      <w:r w:rsidR="00680D3D">
        <w:rPr>
          <w:rFonts w:ascii="Arial" w:hAnsi="Arial" w:cs="Arial"/>
        </w:rPr>
        <w:t xml:space="preserve"> the mice were in</w:t>
      </w:r>
      <w:r w:rsidR="00990817">
        <w:rPr>
          <w:rFonts w:ascii="Arial" w:hAnsi="Arial" w:cs="Arial"/>
        </w:rPr>
        <w:t xml:space="preserve"> during</w:t>
      </w:r>
      <w:r w:rsidR="00680D3D">
        <w:rPr>
          <w:rFonts w:ascii="Arial" w:hAnsi="Arial" w:cs="Arial"/>
        </w:rPr>
        <w:t xml:space="preserve"> the detection task (</w:t>
      </w:r>
      <w:r w:rsidR="00680D3D" w:rsidRPr="008A3940">
        <w:rPr>
          <w:rFonts w:ascii="Arial" w:hAnsi="Arial" w:cs="Arial"/>
          <w:b/>
        </w:rPr>
        <w:t>Figure 5A</w:t>
      </w:r>
      <w:r w:rsidR="00680D3D">
        <w:rPr>
          <w:rFonts w:ascii="Arial" w:hAnsi="Arial" w:cs="Arial"/>
        </w:rPr>
        <w:t xml:space="preserve">). We compared the prediction accuracy </w:t>
      </w:r>
      <w:r w:rsidR="001F4690">
        <w:rPr>
          <w:rFonts w:ascii="Arial" w:hAnsi="Arial" w:cs="Arial"/>
        </w:rPr>
        <w:t>of the lapse model and GLM-HMM models with</w:t>
      </w:r>
      <w:r w:rsidR="008A3940">
        <w:rPr>
          <w:rFonts w:ascii="Arial" w:hAnsi="Arial" w:cs="Arial"/>
        </w:rPr>
        <w:t xml:space="preserve"> different </w:t>
      </w:r>
      <w:r w:rsidR="003B4555">
        <w:rPr>
          <w:rFonts w:ascii="Arial" w:hAnsi="Arial" w:cs="Arial"/>
        </w:rPr>
        <w:t>inputs</w:t>
      </w:r>
      <w:r w:rsidR="008A3940">
        <w:rPr>
          <w:rFonts w:ascii="Arial" w:hAnsi="Arial" w:cs="Arial"/>
        </w:rPr>
        <w:t xml:space="preserve"> (</w:t>
      </w:r>
      <w:r w:rsidR="003B4555">
        <w:rPr>
          <w:rFonts w:ascii="Arial" w:hAnsi="Arial" w:cs="Arial"/>
        </w:rPr>
        <w:t xml:space="preserve">see </w:t>
      </w:r>
      <w:r w:rsidR="003B4555" w:rsidRPr="003B4555">
        <w:rPr>
          <w:rFonts w:ascii="Arial" w:hAnsi="Arial" w:cs="Arial"/>
          <w:b/>
        </w:rPr>
        <w:t>Methods</w:t>
      </w:r>
      <w:r w:rsidR="008A3940">
        <w:rPr>
          <w:rFonts w:ascii="Arial" w:hAnsi="Arial" w:cs="Arial"/>
        </w:rPr>
        <w:t>)</w:t>
      </w:r>
      <w:r w:rsidR="00CF20CC">
        <w:rPr>
          <w:rFonts w:ascii="Arial" w:hAnsi="Arial" w:cs="Arial"/>
        </w:rPr>
        <w:t>. The elbow plot</w:t>
      </w:r>
      <w:r w:rsidR="003B4555">
        <w:rPr>
          <w:rFonts w:ascii="Arial" w:hAnsi="Arial" w:cs="Arial"/>
        </w:rPr>
        <w:t xml:space="preserve"> illustrating the relationship between model performance and number of states suggested that</w:t>
      </w:r>
      <w:r w:rsidR="0020520D">
        <w:rPr>
          <w:rFonts w:ascii="Arial" w:hAnsi="Arial" w:cs="Arial"/>
        </w:rPr>
        <w:t xml:space="preserve"> a 4-state GLM-HMM</w:t>
      </w:r>
      <w:r w:rsidR="003B4555">
        <w:rPr>
          <w:rFonts w:ascii="Arial" w:hAnsi="Arial" w:cs="Arial"/>
        </w:rPr>
        <w:t xml:space="preserve"> </w:t>
      </w:r>
      <w:r w:rsidR="001504C1">
        <w:rPr>
          <w:rFonts w:ascii="Arial" w:hAnsi="Arial" w:cs="Arial"/>
        </w:rPr>
        <w:t xml:space="preserve">model </w:t>
      </w:r>
      <w:r w:rsidR="0020520D">
        <w:rPr>
          <w:rFonts w:ascii="Arial" w:hAnsi="Arial" w:cs="Arial"/>
        </w:rPr>
        <w:t>with inputs of</w:t>
      </w:r>
      <w:r w:rsidR="003B4555">
        <w:rPr>
          <w:rFonts w:ascii="Arial" w:hAnsi="Arial" w:cs="Arial"/>
        </w:rPr>
        <w:t xml:space="preserve"> baseline pupil size and </w:t>
      </w:r>
      <w:r w:rsidR="0020520D">
        <w:rPr>
          <w:rFonts w:ascii="Arial" w:hAnsi="Arial" w:cs="Arial"/>
        </w:rPr>
        <w:t>stimulus strength is an optimal tradeoff between</w:t>
      </w:r>
      <w:r w:rsidR="001504C1">
        <w:rPr>
          <w:rFonts w:ascii="Arial" w:hAnsi="Arial" w:cs="Arial"/>
        </w:rPr>
        <w:t xml:space="preserve"> model accuracy and risk of over-fitting</w:t>
      </w:r>
      <w:r w:rsidR="0020520D">
        <w:rPr>
          <w:rFonts w:ascii="Arial" w:hAnsi="Arial" w:cs="Arial"/>
        </w:rPr>
        <w:t xml:space="preserve"> </w:t>
      </w:r>
      <w:r w:rsidR="00DD0318">
        <w:rPr>
          <w:rFonts w:ascii="Arial" w:hAnsi="Arial" w:cs="Arial"/>
        </w:rPr>
        <w:t>(</w:t>
      </w:r>
      <w:r w:rsidR="00DD0318" w:rsidRPr="008A3940">
        <w:rPr>
          <w:rFonts w:ascii="Arial" w:hAnsi="Arial" w:cs="Arial"/>
          <w:b/>
        </w:rPr>
        <w:t>Figure 5B</w:t>
      </w:r>
      <w:r w:rsidR="00DD0318">
        <w:rPr>
          <w:rFonts w:ascii="Arial" w:hAnsi="Arial" w:cs="Arial"/>
        </w:rPr>
        <w:t>)</w:t>
      </w:r>
      <w:r w:rsidR="001504C1">
        <w:rPr>
          <w:rFonts w:ascii="Arial" w:hAnsi="Arial" w:cs="Arial"/>
        </w:rPr>
        <w:t>.</w:t>
      </w:r>
      <w:r w:rsidR="00693501">
        <w:rPr>
          <w:rFonts w:ascii="Arial" w:hAnsi="Arial" w:cs="Arial"/>
        </w:rPr>
        <w:t xml:space="preserve"> </w:t>
      </w:r>
      <w:r w:rsidR="008F6C4F">
        <w:rPr>
          <w:rFonts w:ascii="Arial" w:hAnsi="Arial" w:cs="Arial"/>
        </w:rPr>
        <w:t>During the task, t</w:t>
      </w:r>
      <w:r w:rsidR="00EE6F48">
        <w:rPr>
          <w:rFonts w:ascii="Arial" w:hAnsi="Arial" w:cs="Arial"/>
        </w:rPr>
        <w:t xml:space="preserve">he mice </w:t>
      </w:r>
      <w:r w:rsidR="00077A59">
        <w:rPr>
          <w:rFonts w:ascii="Arial" w:hAnsi="Arial" w:cs="Arial"/>
        </w:rPr>
        <w:t xml:space="preserve">were </w:t>
      </w:r>
      <w:r w:rsidR="00EE6F48">
        <w:rPr>
          <w:rFonts w:ascii="Arial" w:hAnsi="Arial" w:cs="Arial"/>
        </w:rPr>
        <w:t>most</w:t>
      </w:r>
      <w:r w:rsidR="008F6C4F">
        <w:rPr>
          <w:rFonts w:ascii="Arial" w:hAnsi="Arial" w:cs="Arial"/>
        </w:rPr>
        <w:t>ly</w:t>
      </w:r>
      <w:r w:rsidR="00142FAE">
        <w:rPr>
          <w:rFonts w:ascii="Arial" w:hAnsi="Arial" w:cs="Arial"/>
        </w:rPr>
        <w:t xml:space="preserve"> </w:t>
      </w:r>
      <w:r w:rsidR="00EE6F48">
        <w:rPr>
          <w:rFonts w:ascii="Arial" w:hAnsi="Arial" w:cs="Arial"/>
        </w:rPr>
        <w:t>d</w:t>
      </w:r>
      <w:del w:id="17" w:author="Craig Kelley" w:date="2025-07-28T14:52:00Z">
        <w:r w:rsidR="00EE6F48" w:rsidDel="005D3367">
          <w:rPr>
            <w:rFonts w:ascii="Arial" w:hAnsi="Arial" w:cs="Arial"/>
          </w:rPr>
          <w:delText>o</w:delText>
        </w:r>
      </w:del>
      <w:r w:rsidR="00EE6F48">
        <w:rPr>
          <w:rFonts w:ascii="Arial" w:hAnsi="Arial" w:cs="Arial"/>
        </w:rPr>
        <w:t xml:space="preserve">welling in </w:t>
      </w:r>
      <w:r w:rsidR="00EE6F48">
        <w:rPr>
          <w:rFonts w:ascii="Arial" w:hAnsi="Arial" w:cs="Arial"/>
        </w:rPr>
        <w:lastRenderedPageBreak/>
        <w:t xml:space="preserve">the state 3, which </w:t>
      </w:r>
      <w:r w:rsidR="00187ECD">
        <w:rPr>
          <w:rFonts w:ascii="Arial" w:hAnsi="Arial" w:cs="Arial"/>
        </w:rPr>
        <w:t>wa</w:t>
      </w:r>
      <w:r w:rsidR="00EE6F48">
        <w:rPr>
          <w:rFonts w:ascii="Arial" w:hAnsi="Arial" w:cs="Arial"/>
        </w:rPr>
        <w:t xml:space="preserve">s </w:t>
      </w:r>
      <w:r w:rsidR="00187ECD">
        <w:rPr>
          <w:rFonts w:ascii="Arial" w:hAnsi="Arial" w:cs="Arial"/>
        </w:rPr>
        <w:t xml:space="preserve">associated with </w:t>
      </w:r>
      <w:r w:rsidR="00EE6F48">
        <w:rPr>
          <w:rFonts w:ascii="Arial" w:hAnsi="Arial" w:cs="Arial"/>
        </w:rPr>
        <w:t>the highest detection performance</w:t>
      </w:r>
      <w:r w:rsidR="008F6C4F">
        <w:rPr>
          <w:rFonts w:ascii="Arial" w:hAnsi="Arial" w:cs="Arial"/>
        </w:rPr>
        <w:t>, while spending the least</w:t>
      </w:r>
      <w:r w:rsidR="00142FAE">
        <w:rPr>
          <w:rFonts w:ascii="Arial" w:hAnsi="Arial" w:cs="Arial"/>
        </w:rPr>
        <w:t xml:space="preserve"> </w:t>
      </w:r>
      <w:r w:rsidR="008F6C4F">
        <w:rPr>
          <w:rFonts w:ascii="Arial" w:hAnsi="Arial" w:cs="Arial"/>
        </w:rPr>
        <w:t xml:space="preserve">numbers of trials in the state 1 </w:t>
      </w:r>
      <w:r w:rsidR="00142FAE">
        <w:rPr>
          <w:rFonts w:ascii="Arial" w:hAnsi="Arial" w:cs="Arial"/>
        </w:rPr>
        <w:t>(</w:t>
      </w:r>
      <w:r w:rsidR="00187ECD" w:rsidRPr="00187ECD">
        <w:rPr>
          <w:rFonts w:ascii="Arial" w:hAnsi="Arial" w:cs="Arial"/>
          <w:b/>
        </w:rPr>
        <w:t>Figure 5C&amp;D</w:t>
      </w:r>
      <w:r w:rsidR="00187ECD">
        <w:rPr>
          <w:rFonts w:ascii="Arial" w:hAnsi="Arial" w:cs="Arial"/>
        </w:rPr>
        <w:t xml:space="preserve">, </w:t>
      </w:r>
      <w:r w:rsidR="00142FAE">
        <w:rPr>
          <w:rFonts w:ascii="Arial" w:hAnsi="Arial" w:cs="Arial"/>
        </w:rPr>
        <w:t>p&lt;0.031, ANOVA test).</w:t>
      </w:r>
      <w:r w:rsidR="003B4555">
        <w:rPr>
          <w:rFonts w:ascii="Arial" w:hAnsi="Arial" w:cs="Arial"/>
        </w:rPr>
        <w:t xml:space="preserve"> </w:t>
      </w:r>
      <w:r w:rsidR="004D0647">
        <w:rPr>
          <w:rFonts w:ascii="Arial" w:hAnsi="Arial" w:cs="Arial"/>
        </w:rPr>
        <w:t xml:space="preserve">Although </w:t>
      </w:r>
      <w:r w:rsidR="00990817">
        <w:rPr>
          <w:rFonts w:ascii="Arial" w:hAnsi="Arial" w:cs="Arial"/>
        </w:rPr>
        <w:t>the</w:t>
      </w:r>
      <w:r w:rsidR="00FD4364">
        <w:rPr>
          <w:rFonts w:ascii="Arial" w:hAnsi="Arial" w:cs="Arial"/>
        </w:rPr>
        <w:t xml:space="preserve"> mice appeared to</w:t>
      </w:r>
      <w:r w:rsidR="00BC78D8">
        <w:rPr>
          <w:rFonts w:ascii="Arial" w:hAnsi="Arial" w:cs="Arial"/>
        </w:rPr>
        <w:t xml:space="preserve"> randomly</w:t>
      </w:r>
      <w:r w:rsidR="00FD4364">
        <w:rPr>
          <w:rFonts w:ascii="Arial" w:hAnsi="Arial" w:cs="Arial"/>
        </w:rPr>
        <w:t xml:space="preserve"> switch between different behavioral</w:t>
      </w:r>
      <w:r w:rsidR="00BC78D8">
        <w:rPr>
          <w:rFonts w:ascii="Arial" w:hAnsi="Arial" w:cs="Arial"/>
        </w:rPr>
        <w:t xml:space="preserve"> states</w:t>
      </w:r>
      <w:r w:rsidR="009C3BF8">
        <w:rPr>
          <w:rFonts w:ascii="Arial" w:hAnsi="Arial" w:cs="Arial"/>
        </w:rPr>
        <w:t>, the probability that remain in the same state (0.86±0.04) is significantly higher than probability of switching to other states (</w:t>
      </w:r>
      <w:r w:rsidR="009C3BF8" w:rsidRPr="009C3BF8">
        <w:rPr>
          <w:rFonts w:ascii="Arial" w:hAnsi="Arial" w:cs="Arial"/>
          <w:b/>
        </w:rPr>
        <w:t>Figure 5E&amp;F</w:t>
      </w:r>
      <w:r w:rsidR="009C3BF8">
        <w:rPr>
          <w:rFonts w:ascii="Arial" w:hAnsi="Arial" w:cs="Arial"/>
        </w:rPr>
        <w:t>).</w:t>
      </w:r>
      <w:r w:rsidR="00990817">
        <w:rPr>
          <w:rFonts w:ascii="Arial" w:hAnsi="Arial" w:cs="Arial"/>
        </w:rPr>
        <w:t xml:space="preserve"> </w:t>
      </w:r>
      <w:r w:rsidR="00CF20CC">
        <w:rPr>
          <w:rFonts w:ascii="Arial" w:hAnsi="Arial" w:cs="Arial"/>
        </w:rPr>
        <w:t xml:space="preserve"> </w:t>
      </w:r>
      <w:r w:rsidR="00680D3D">
        <w:rPr>
          <w:rFonts w:ascii="Arial" w:hAnsi="Arial" w:cs="Arial"/>
        </w:rPr>
        <w:t xml:space="preserve"> </w:t>
      </w:r>
      <w:r w:rsidR="00F75578">
        <w:rPr>
          <w:rFonts w:ascii="Arial" w:hAnsi="Arial" w:cs="Arial"/>
        </w:rPr>
        <w:t xml:space="preserve">We did not find any difference in reaction time across the 4 states. </w:t>
      </w:r>
      <w:r w:rsidR="007C5737">
        <w:rPr>
          <w:rFonts w:ascii="Arial" w:hAnsi="Arial" w:cs="Arial"/>
        </w:rPr>
        <w:t>As expected,</w:t>
      </w:r>
      <w:r w:rsidR="00F75578">
        <w:rPr>
          <w:rFonts w:ascii="Arial" w:hAnsi="Arial" w:cs="Arial"/>
        </w:rPr>
        <w:t xml:space="preserve"> mice had the highest decision criterion (i.e. most conservative) during the state 0 and the least decision criterion</w:t>
      </w:r>
      <w:r w:rsidR="007C5737">
        <w:rPr>
          <w:rFonts w:ascii="Arial" w:hAnsi="Arial" w:cs="Arial"/>
        </w:rPr>
        <w:t xml:space="preserve"> (i.e. most liberal) during the state 3,</w:t>
      </w:r>
      <w:r w:rsidR="00F75578">
        <w:rPr>
          <w:rFonts w:ascii="Arial" w:hAnsi="Arial" w:cs="Arial"/>
        </w:rPr>
        <w:t xml:space="preserve"> </w:t>
      </w:r>
      <w:r w:rsidR="007C5737">
        <w:rPr>
          <w:rFonts w:ascii="Arial" w:hAnsi="Arial" w:cs="Arial"/>
        </w:rPr>
        <w:t>but the differences were</w:t>
      </w:r>
      <w:r w:rsidR="00F75578">
        <w:rPr>
          <w:rFonts w:ascii="Arial" w:hAnsi="Arial" w:cs="Arial"/>
        </w:rPr>
        <w:t xml:space="preserve"> marginally </w:t>
      </w:r>
      <w:r w:rsidR="007C5737">
        <w:rPr>
          <w:rFonts w:ascii="Arial" w:hAnsi="Arial" w:cs="Arial"/>
        </w:rPr>
        <w:t>significant (p=0.07, one-way ANOVA test).</w:t>
      </w:r>
    </w:p>
    <w:p w14:paraId="6801AB1E" w14:textId="77777777" w:rsidR="00964729" w:rsidRDefault="009436B6" w:rsidP="00964729">
      <w:pPr>
        <w:spacing w:after="0" w:line="48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B</w:t>
      </w:r>
      <w:r w:rsidR="00964729">
        <w:rPr>
          <w:rFonts w:ascii="Arial" w:hAnsi="Arial" w:cs="Arial"/>
          <w:b/>
        </w:rPr>
        <w:t>ehavioral state</w:t>
      </w:r>
      <w:r>
        <w:rPr>
          <w:rFonts w:ascii="Arial" w:hAnsi="Arial" w:cs="Arial"/>
          <w:b/>
        </w:rPr>
        <w:t xml:space="preserve"> dependent </w:t>
      </w:r>
      <w:r w:rsidR="00DA5174">
        <w:rPr>
          <w:rFonts w:ascii="Arial" w:hAnsi="Arial" w:cs="Arial"/>
          <w:b/>
        </w:rPr>
        <w:t xml:space="preserve">task-evoked </w:t>
      </w:r>
      <w:r>
        <w:rPr>
          <w:rFonts w:ascii="Arial" w:hAnsi="Arial" w:cs="Arial"/>
          <w:b/>
        </w:rPr>
        <w:t xml:space="preserve">pupil </w:t>
      </w:r>
      <w:r w:rsidR="00E76BC9">
        <w:rPr>
          <w:rFonts w:ascii="Arial" w:hAnsi="Arial" w:cs="Arial"/>
          <w:b/>
        </w:rPr>
        <w:t>dilation</w:t>
      </w:r>
      <w:r w:rsidR="00E76BC9" w:rsidRPr="00E76BC9">
        <w:rPr>
          <w:rFonts w:ascii="Arial" w:hAnsi="Arial" w:cs="Arial"/>
          <w:b/>
        </w:rPr>
        <w:t xml:space="preserve"> </w:t>
      </w:r>
      <w:r w:rsidR="00E76BC9">
        <w:rPr>
          <w:rFonts w:ascii="Arial" w:hAnsi="Arial" w:cs="Arial"/>
          <w:b/>
        </w:rPr>
        <w:t>and NE dynamics</w:t>
      </w:r>
    </w:p>
    <w:p w14:paraId="230E8993" w14:textId="77777777" w:rsidR="006D2EB5" w:rsidRDefault="00E76BC9" w:rsidP="005B1ABC">
      <w:pPr>
        <w:spacing w:after="0" w:line="480" w:lineRule="auto"/>
        <w:ind w:firstLine="360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>Since w</w:t>
      </w:r>
      <w:r w:rsidR="005B1ABC">
        <w:rPr>
          <w:rFonts w:ascii="Arial" w:hAnsi="Arial" w:cs="Arial"/>
        </w:rPr>
        <w:t>e incorporated baseline pupil-linked arousal levels into the GLM-HMM model to reveal latent behavior</w:t>
      </w:r>
      <w:r w:rsidR="0014116F">
        <w:rPr>
          <w:rFonts w:ascii="Arial" w:hAnsi="Arial" w:cs="Arial"/>
        </w:rPr>
        <w:t>al states</w:t>
      </w:r>
      <w:r>
        <w:rPr>
          <w:rFonts w:ascii="Arial" w:hAnsi="Arial" w:cs="Arial"/>
        </w:rPr>
        <w:t>,</w:t>
      </w:r>
      <w:r w:rsidR="0014116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w</w:t>
      </w:r>
      <w:r w:rsidR="0014116F">
        <w:rPr>
          <w:rFonts w:ascii="Arial" w:hAnsi="Arial" w:cs="Arial"/>
        </w:rPr>
        <w:t xml:space="preserve">e </w:t>
      </w:r>
      <w:r>
        <w:rPr>
          <w:rFonts w:ascii="Arial" w:hAnsi="Arial" w:cs="Arial"/>
        </w:rPr>
        <w:t>next</w:t>
      </w:r>
      <w:r w:rsidR="0014116F">
        <w:rPr>
          <w:rFonts w:ascii="Arial" w:hAnsi="Arial" w:cs="Arial"/>
        </w:rPr>
        <w:t xml:space="preserve"> examined </w:t>
      </w:r>
      <w:r w:rsidR="00E92ABD">
        <w:rPr>
          <w:rFonts w:ascii="Arial" w:hAnsi="Arial" w:cs="Arial"/>
        </w:rPr>
        <w:t xml:space="preserve">task-evoked </w:t>
      </w:r>
      <w:r w:rsidR="0014116F">
        <w:rPr>
          <w:rFonts w:ascii="Arial" w:hAnsi="Arial" w:cs="Arial"/>
        </w:rPr>
        <w:t xml:space="preserve">pupil </w:t>
      </w:r>
      <w:r>
        <w:rPr>
          <w:rFonts w:ascii="Arial" w:hAnsi="Arial" w:cs="Arial"/>
        </w:rPr>
        <w:t>dilation</w:t>
      </w:r>
      <w:r w:rsidR="0014116F">
        <w:rPr>
          <w:rFonts w:ascii="Arial" w:hAnsi="Arial" w:cs="Arial"/>
        </w:rPr>
        <w:t xml:space="preserve"> during the different</w:t>
      </w:r>
      <w:r w:rsidR="00E92ABD">
        <w:rPr>
          <w:rFonts w:ascii="Arial" w:hAnsi="Arial" w:cs="Arial"/>
        </w:rPr>
        <w:t xml:space="preserve"> behavioral states (</w:t>
      </w:r>
      <w:r w:rsidR="00E92ABD" w:rsidRPr="00AD7F5E">
        <w:rPr>
          <w:rFonts w:ascii="Arial" w:hAnsi="Arial" w:cs="Arial"/>
          <w:b/>
        </w:rPr>
        <w:t>Figure 6A</w:t>
      </w:r>
      <w:r w:rsidR="00E92ABD">
        <w:rPr>
          <w:rFonts w:ascii="Arial" w:hAnsi="Arial" w:cs="Arial"/>
        </w:rPr>
        <w:t>). The baseline pupil size was different across the four behavioral states for each behavioral outcome (</w:t>
      </w:r>
      <w:r w:rsidR="00E92ABD" w:rsidRPr="00AD7F5E">
        <w:rPr>
          <w:rFonts w:ascii="Arial" w:hAnsi="Arial" w:cs="Arial"/>
          <w:b/>
        </w:rPr>
        <w:t>Figure 6B</w:t>
      </w:r>
      <w:r w:rsidR="00E92ABD">
        <w:rPr>
          <w:rFonts w:ascii="Arial" w:hAnsi="Arial" w:cs="Arial"/>
        </w:rPr>
        <w:t xml:space="preserve">. ANOVA tests). </w:t>
      </w:r>
      <w:r w:rsidR="00CC6789">
        <w:rPr>
          <w:rFonts w:ascii="Arial" w:hAnsi="Arial" w:cs="Arial"/>
        </w:rPr>
        <w:t>However, we failed to find a consistent trend for baseline pupil size across the four states</w:t>
      </w:r>
      <w:r w:rsidR="008B12D6">
        <w:rPr>
          <w:rFonts w:ascii="Arial" w:hAnsi="Arial" w:cs="Arial"/>
        </w:rPr>
        <w:t xml:space="preserve"> except that the baseline pupil size was always largest in withhold trials during the state 3</w:t>
      </w:r>
      <w:r w:rsidR="00CC6789">
        <w:rPr>
          <w:rFonts w:ascii="Arial" w:hAnsi="Arial" w:cs="Arial"/>
        </w:rPr>
        <w:t xml:space="preserve">. </w:t>
      </w:r>
      <w:r w:rsidR="00AD7F5E">
        <w:rPr>
          <w:rFonts w:ascii="Arial" w:hAnsi="Arial" w:cs="Arial"/>
        </w:rPr>
        <w:t>Task-evoked pupil dilation was also different across the four behavioral states for each behavioral outcome (</w:t>
      </w:r>
      <w:r w:rsidR="00AD7F5E" w:rsidRPr="00AD7F5E">
        <w:rPr>
          <w:rFonts w:ascii="Arial" w:hAnsi="Arial" w:cs="Arial"/>
          <w:b/>
        </w:rPr>
        <w:t>Figure 6C</w:t>
      </w:r>
      <w:r w:rsidR="00AD7F5E">
        <w:rPr>
          <w:rFonts w:ascii="Arial" w:hAnsi="Arial" w:cs="Arial"/>
        </w:rPr>
        <w:t xml:space="preserve">. ANOVA tests). </w:t>
      </w:r>
      <w:r w:rsidR="008B12D6">
        <w:rPr>
          <w:rFonts w:ascii="Arial" w:hAnsi="Arial" w:cs="Arial"/>
        </w:rPr>
        <w:t>Pupil dilation appeared to be largest in responded trials during the state 0.</w:t>
      </w:r>
      <w:r w:rsidR="00AD7F5E">
        <w:rPr>
          <w:rFonts w:ascii="Arial" w:hAnsi="Arial" w:cs="Arial"/>
        </w:rPr>
        <w:t xml:space="preserve"> </w:t>
      </w:r>
    </w:p>
    <w:p w14:paraId="7FC0808D" w14:textId="77777777" w:rsidR="009436B6" w:rsidRDefault="00FC1D9C" w:rsidP="00C011A0">
      <w:pPr>
        <w:spacing w:after="0" w:line="480" w:lineRule="auto"/>
        <w:ind w:firstLine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NE dynamics in S1 </w:t>
      </w:r>
      <w:r w:rsidR="00D66CAD">
        <w:rPr>
          <w:rFonts w:ascii="Arial" w:hAnsi="Arial" w:cs="Arial"/>
        </w:rPr>
        <w:t xml:space="preserve">barely had any differences in baseline </w:t>
      </w:r>
      <w:r w:rsidR="00C1423F">
        <w:rPr>
          <w:rFonts w:ascii="Arial" w:hAnsi="Arial" w:cs="Arial"/>
        </w:rPr>
        <w:t xml:space="preserve">NE levels </w:t>
      </w:r>
      <w:r w:rsidR="00D66CAD">
        <w:rPr>
          <w:rFonts w:ascii="Arial" w:hAnsi="Arial" w:cs="Arial"/>
        </w:rPr>
        <w:t>across the four states</w:t>
      </w:r>
      <w:r w:rsidR="00C1423F">
        <w:rPr>
          <w:rFonts w:ascii="Arial" w:hAnsi="Arial" w:cs="Arial"/>
        </w:rPr>
        <w:t xml:space="preserve"> for all behavioral outcomes</w:t>
      </w:r>
      <w:r w:rsidR="00C011A0">
        <w:rPr>
          <w:rFonts w:ascii="Arial" w:hAnsi="Arial" w:cs="Arial"/>
        </w:rPr>
        <w:t xml:space="preserve"> (</w:t>
      </w:r>
      <w:r w:rsidR="00C011A0" w:rsidRPr="00C011A0">
        <w:rPr>
          <w:rFonts w:ascii="Arial" w:hAnsi="Arial" w:cs="Arial"/>
          <w:b/>
        </w:rPr>
        <w:t>Figure 7</w:t>
      </w:r>
      <w:proofErr w:type="gramStart"/>
      <w:r w:rsidR="00C011A0" w:rsidRPr="00C011A0">
        <w:rPr>
          <w:rFonts w:ascii="Arial" w:hAnsi="Arial" w:cs="Arial"/>
          <w:b/>
        </w:rPr>
        <w:t>A</w:t>
      </w:r>
      <w:r w:rsidR="00F079DA">
        <w:rPr>
          <w:rFonts w:ascii="Arial" w:hAnsi="Arial" w:cs="Arial"/>
          <w:b/>
        </w:rPr>
        <w:t>,</w:t>
      </w:r>
      <w:r w:rsidR="00C011A0">
        <w:rPr>
          <w:rFonts w:ascii="Arial" w:hAnsi="Arial" w:cs="Arial"/>
          <w:b/>
        </w:rPr>
        <w:t>B</w:t>
      </w:r>
      <w:proofErr w:type="gramEnd"/>
      <w:r w:rsidR="00C011A0">
        <w:rPr>
          <w:rFonts w:ascii="Arial" w:hAnsi="Arial" w:cs="Arial"/>
        </w:rPr>
        <w:t>)</w:t>
      </w:r>
      <w:r w:rsidR="00D66CAD">
        <w:rPr>
          <w:rFonts w:ascii="Arial" w:hAnsi="Arial" w:cs="Arial"/>
        </w:rPr>
        <w:t>.</w:t>
      </w:r>
      <w:r w:rsidR="00C1423F">
        <w:rPr>
          <w:rFonts w:ascii="Arial" w:hAnsi="Arial" w:cs="Arial"/>
        </w:rPr>
        <w:t xml:space="preserve"> However, we found different task-evoked NE dynamics</w:t>
      </w:r>
      <w:r w:rsidR="00D66CAD">
        <w:rPr>
          <w:rFonts w:ascii="Arial" w:hAnsi="Arial" w:cs="Arial"/>
        </w:rPr>
        <w:t xml:space="preserve"> </w:t>
      </w:r>
      <w:r w:rsidR="00C1423F">
        <w:rPr>
          <w:rFonts w:ascii="Arial" w:hAnsi="Arial" w:cs="Arial"/>
        </w:rPr>
        <w:t xml:space="preserve">across the four states for hit, miss and correct rejection trials. For hit trials, task-evoked NE dynamics in state </w:t>
      </w:r>
      <w:r w:rsidR="00C37019">
        <w:rPr>
          <w:rFonts w:ascii="Arial" w:hAnsi="Arial" w:cs="Arial"/>
        </w:rPr>
        <w:t xml:space="preserve">0, 1 and 2 </w:t>
      </w:r>
      <w:r w:rsidR="00C1423F">
        <w:rPr>
          <w:rFonts w:ascii="Arial" w:hAnsi="Arial" w:cs="Arial"/>
        </w:rPr>
        <w:t xml:space="preserve">were </w:t>
      </w:r>
      <w:r w:rsidR="00C37019">
        <w:rPr>
          <w:rFonts w:ascii="Arial" w:hAnsi="Arial" w:cs="Arial"/>
        </w:rPr>
        <w:t xml:space="preserve">similar to each other while task-evoked NE dynamics in state 3 were </w:t>
      </w:r>
      <w:r w:rsidR="00C1423F">
        <w:rPr>
          <w:rFonts w:ascii="Arial" w:hAnsi="Arial" w:cs="Arial"/>
        </w:rPr>
        <w:t>different from those in the other three states</w:t>
      </w:r>
      <w:r w:rsidR="00C37019">
        <w:rPr>
          <w:rFonts w:ascii="Arial" w:hAnsi="Arial" w:cs="Arial"/>
        </w:rPr>
        <w:t>, evidenced by a s</w:t>
      </w:r>
      <w:r w:rsidR="00C011A0">
        <w:rPr>
          <w:rFonts w:ascii="Arial" w:hAnsi="Arial" w:cs="Arial"/>
        </w:rPr>
        <w:t>e</w:t>
      </w:r>
      <w:r w:rsidR="00C37019">
        <w:rPr>
          <w:rFonts w:ascii="Arial" w:hAnsi="Arial" w:cs="Arial"/>
        </w:rPr>
        <w:t>pa</w:t>
      </w:r>
      <w:r w:rsidR="00C011A0">
        <w:rPr>
          <w:rFonts w:ascii="Arial" w:hAnsi="Arial" w:cs="Arial"/>
        </w:rPr>
        <w:t>ra</w:t>
      </w:r>
      <w:r w:rsidR="00C37019">
        <w:rPr>
          <w:rFonts w:ascii="Arial" w:hAnsi="Arial" w:cs="Arial"/>
        </w:rPr>
        <w:t xml:space="preserve">te </w:t>
      </w:r>
      <w:r w:rsidR="000710AB">
        <w:rPr>
          <w:rFonts w:ascii="Arial" w:hAnsi="Arial" w:cs="Arial"/>
        </w:rPr>
        <w:t>cluster from the plot in the lower dimensional space (</w:t>
      </w:r>
      <w:r w:rsidR="000710AB" w:rsidRPr="00C011A0">
        <w:rPr>
          <w:rFonts w:ascii="Arial" w:hAnsi="Arial" w:cs="Arial"/>
          <w:b/>
        </w:rPr>
        <w:t>Figure 7</w:t>
      </w:r>
      <w:proofErr w:type="gramStart"/>
      <w:r w:rsidR="00237806">
        <w:rPr>
          <w:rFonts w:ascii="Arial" w:hAnsi="Arial" w:cs="Arial"/>
          <w:b/>
        </w:rPr>
        <w:t>A,</w:t>
      </w:r>
      <w:r w:rsidR="00C011A0">
        <w:rPr>
          <w:rFonts w:ascii="Arial" w:hAnsi="Arial" w:cs="Arial"/>
          <w:b/>
        </w:rPr>
        <w:t>C</w:t>
      </w:r>
      <w:proofErr w:type="gramEnd"/>
      <w:r w:rsidR="000710AB">
        <w:rPr>
          <w:rFonts w:ascii="Arial" w:hAnsi="Arial" w:cs="Arial"/>
        </w:rPr>
        <w:t>)</w:t>
      </w:r>
      <w:r w:rsidR="00C1423F">
        <w:rPr>
          <w:rFonts w:ascii="Arial" w:hAnsi="Arial" w:cs="Arial"/>
        </w:rPr>
        <w:t>. For miss trials, task-evoked NE dynamics</w:t>
      </w:r>
      <w:r w:rsidR="00C011A0">
        <w:rPr>
          <w:rFonts w:ascii="Arial" w:hAnsi="Arial" w:cs="Arial"/>
        </w:rPr>
        <w:t xml:space="preserve"> in state 1 were more similar to in state 3 than in the other 2 states (</w:t>
      </w:r>
      <w:r w:rsidR="00C011A0" w:rsidRPr="00C011A0">
        <w:rPr>
          <w:rFonts w:ascii="Arial" w:hAnsi="Arial" w:cs="Arial"/>
          <w:b/>
        </w:rPr>
        <w:t>Figure 7</w:t>
      </w:r>
      <w:proofErr w:type="gramStart"/>
      <w:r w:rsidR="00237806">
        <w:rPr>
          <w:rFonts w:ascii="Arial" w:hAnsi="Arial" w:cs="Arial"/>
          <w:b/>
        </w:rPr>
        <w:t>A,</w:t>
      </w:r>
      <w:r w:rsidR="00C011A0">
        <w:rPr>
          <w:rFonts w:ascii="Arial" w:hAnsi="Arial" w:cs="Arial"/>
          <w:b/>
        </w:rPr>
        <w:t>C</w:t>
      </w:r>
      <w:proofErr w:type="gramEnd"/>
      <w:r w:rsidR="00C011A0">
        <w:rPr>
          <w:rFonts w:ascii="Arial" w:hAnsi="Arial" w:cs="Arial"/>
        </w:rPr>
        <w:t>). For CR trials, task-evoked NE dynamics in state 0 were distinct from those in the other 3 states (</w:t>
      </w:r>
      <w:r w:rsidR="00C011A0" w:rsidRPr="00C011A0">
        <w:rPr>
          <w:rFonts w:ascii="Arial" w:hAnsi="Arial" w:cs="Arial"/>
          <w:b/>
        </w:rPr>
        <w:t>Figure 7</w:t>
      </w:r>
      <w:proofErr w:type="gramStart"/>
      <w:r w:rsidR="00237806">
        <w:rPr>
          <w:rFonts w:ascii="Arial" w:hAnsi="Arial" w:cs="Arial"/>
          <w:b/>
        </w:rPr>
        <w:t>A,</w:t>
      </w:r>
      <w:r w:rsidR="00C011A0">
        <w:rPr>
          <w:rFonts w:ascii="Arial" w:hAnsi="Arial" w:cs="Arial"/>
          <w:b/>
        </w:rPr>
        <w:t>C</w:t>
      </w:r>
      <w:proofErr w:type="gramEnd"/>
      <w:r w:rsidR="00C011A0">
        <w:rPr>
          <w:rFonts w:ascii="Arial" w:hAnsi="Arial" w:cs="Arial"/>
        </w:rPr>
        <w:t>).</w:t>
      </w:r>
    </w:p>
    <w:p w14:paraId="17108B40" w14:textId="77777777" w:rsidR="00C011A0" w:rsidRDefault="00C011A0" w:rsidP="006C4BBD">
      <w:pPr>
        <w:spacing w:after="0" w:line="480" w:lineRule="auto"/>
        <w:ind w:firstLine="360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lastRenderedPageBreak/>
        <w:t>Similarly, NE dynamics in PFC did not have any differences in baseline NE levels across the four states for all behavioral outcomes (</w:t>
      </w:r>
      <w:r w:rsidRPr="00C011A0">
        <w:rPr>
          <w:rFonts w:ascii="Arial" w:hAnsi="Arial" w:cs="Arial"/>
          <w:b/>
        </w:rPr>
        <w:t>Figure 7</w:t>
      </w:r>
      <w:proofErr w:type="gramStart"/>
      <w:r w:rsidR="00237806">
        <w:rPr>
          <w:rFonts w:ascii="Arial" w:hAnsi="Arial" w:cs="Arial"/>
          <w:b/>
        </w:rPr>
        <w:t>D,E</w:t>
      </w:r>
      <w:proofErr w:type="gramEnd"/>
      <w:r>
        <w:rPr>
          <w:rFonts w:ascii="Arial" w:hAnsi="Arial" w:cs="Arial"/>
        </w:rPr>
        <w:t>).</w:t>
      </w:r>
      <w:r w:rsidR="0079494B">
        <w:rPr>
          <w:rFonts w:ascii="Arial" w:hAnsi="Arial" w:cs="Arial"/>
        </w:rPr>
        <w:t xml:space="preserve"> However, task-evoked PFC NE dynamics in state 1, 2 and 3 were similar to each other </w:t>
      </w:r>
      <w:r w:rsidR="006C4BBD">
        <w:rPr>
          <w:rFonts w:ascii="Arial" w:hAnsi="Arial" w:cs="Arial"/>
        </w:rPr>
        <w:t xml:space="preserve">and were different from </w:t>
      </w:r>
      <w:r w:rsidR="0079494B">
        <w:rPr>
          <w:rFonts w:ascii="Arial" w:hAnsi="Arial" w:cs="Arial"/>
        </w:rPr>
        <w:t xml:space="preserve">task-evoked NE dynamics in state </w:t>
      </w:r>
      <w:r w:rsidR="006C4BBD">
        <w:rPr>
          <w:rFonts w:ascii="Arial" w:hAnsi="Arial" w:cs="Arial"/>
        </w:rPr>
        <w:t>0</w:t>
      </w:r>
      <w:r w:rsidR="0079494B">
        <w:rPr>
          <w:rFonts w:ascii="Arial" w:hAnsi="Arial" w:cs="Arial"/>
        </w:rPr>
        <w:t xml:space="preserve"> </w:t>
      </w:r>
      <w:r w:rsidR="006C4BBD">
        <w:rPr>
          <w:rFonts w:ascii="Arial" w:hAnsi="Arial" w:cs="Arial"/>
        </w:rPr>
        <w:t>in</w:t>
      </w:r>
      <w:r w:rsidR="006C4BBD" w:rsidRPr="006C4BBD">
        <w:rPr>
          <w:rFonts w:ascii="Arial" w:hAnsi="Arial" w:cs="Arial"/>
        </w:rPr>
        <w:t xml:space="preserve"> </w:t>
      </w:r>
      <w:r w:rsidR="006C4BBD">
        <w:rPr>
          <w:rFonts w:ascii="Arial" w:hAnsi="Arial" w:cs="Arial"/>
        </w:rPr>
        <w:t>hit trials, demonstrating the different feature of NE dynamics between S1 and PFC (</w:t>
      </w:r>
      <w:r w:rsidR="006C4BBD" w:rsidRPr="00C011A0">
        <w:rPr>
          <w:rFonts w:ascii="Arial" w:hAnsi="Arial" w:cs="Arial"/>
          <w:b/>
        </w:rPr>
        <w:t>Figure 7</w:t>
      </w:r>
      <w:proofErr w:type="gramStart"/>
      <w:r w:rsidR="006C4BBD">
        <w:rPr>
          <w:rFonts w:ascii="Arial" w:hAnsi="Arial" w:cs="Arial"/>
          <w:b/>
        </w:rPr>
        <w:t>D,F</w:t>
      </w:r>
      <w:proofErr w:type="gramEnd"/>
      <w:r w:rsidR="006C4BBD">
        <w:rPr>
          <w:rFonts w:ascii="Arial" w:hAnsi="Arial" w:cs="Arial"/>
        </w:rPr>
        <w:t>). For miss trials, task-evoked NE dynamics in state 1 were similar to in state 3 while task-evoked NE dynamics in state 0 were similar to in state 2 (</w:t>
      </w:r>
      <w:r w:rsidR="006C4BBD" w:rsidRPr="00C011A0">
        <w:rPr>
          <w:rFonts w:ascii="Arial" w:hAnsi="Arial" w:cs="Arial"/>
          <w:b/>
        </w:rPr>
        <w:t>Figure 7</w:t>
      </w:r>
      <w:proofErr w:type="gramStart"/>
      <w:r w:rsidR="006C4BBD">
        <w:rPr>
          <w:rFonts w:ascii="Arial" w:hAnsi="Arial" w:cs="Arial"/>
          <w:b/>
        </w:rPr>
        <w:t>D,F</w:t>
      </w:r>
      <w:proofErr w:type="gramEnd"/>
      <w:r w:rsidR="006C4BBD">
        <w:rPr>
          <w:rFonts w:ascii="Arial" w:hAnsi="Arial" w:cs="Arial"/>
        </w:rPr>
        <w:t xml:space="preserve">).  </w:t>
      </w:r>
    </w:p>
    <w:p w14:paraId="70BACA9F" w14:textId="77777777" w:rsidR="003B5EA2" w:rsidRPr="004C653E" w:rsidRDefault="003B5EA2" w:rsidP="006D2EB5">
      <w:pPr>
        <w:spacing w:after="0" w:line="480" w:lineRule="auto"/>
        <w:jc w:val="both"/>
        <w:rPr>
          <w:rFonts w:ascii="Arial" w:hAnsi="Arial" w:cs="Arial"/>
          <w:b/>
        </w:rPr>
      </w:pPr>
    </w:p>
    <w:p w14:paraId="63FD0EE8" w14:textId="77777777" w:rsidR="006D2EB5" w:rsidRPr="00EF20D7" w:rsidRDefault="006D2EB5" w:rsidP="006D2EB5">
      <w:pPr>
        <w:rPr>
          <w:rFonts w:ascii="Arial" w:hAnsi="Arial" w:cs="Arial"/>
        </w:rPr>
      </w:pPr>
    </w:p>
    <w:p w14:paraId="7E31C55A" w14:textId="77777777" w:rsidR="006D2EB5" w:rsidRPr="00EB7701" w:rsidRDefault="006D2EB5" w:rsidP="006D2EB5">
      <w:pPr>
        <w:rPr>
          <w:rFonts w:ascii="Arial" w:hAnsi="Arial" w:cs="Arial"/>
          <w:b/>
        </w:rPr>
      </w:pPr>
      <w:r w:rsidRPr="00EB7701">
        <w:rPr>
          <w:rFonts w:ascii="Arial" w:hAnsi="Arial" w:cs="Arial"/>
          <w:b/>
        </w:rPr>
        <w:t>References</w:t>
      </w:r>
    </w:p>
    <w:p w14:paraId="566CFD30" w14:textId="77777777" w:rsidR="00AF5E78" w:rsidRPr="00AF5E78" w:rsidRDefault="006D2EB5" w:rsidP="00AF5E78">
      <w:pPr>
        <w:pStyle w:val="EndNoteBibliography"/>
        <w:spacing w:after="0"/>
        <w:ind w:left="720" w:hanging="720"/>
      </w:pPr>
      <w:r>
        <w:fldChar w:fldCharType="begin"/>
      </w:r>
      <w:r>
        <w:instrText xml:space="preserve"> ADDIN EN.REFLIST </w:instrText>
      </w:r>
      <w:r>
        <w:fldChar w:fldCharType="separate"/>
      </w:r>
      <w:r w:rsidR="00AF5E78" w:rsidRPr="00AF5E78">
        <w:t>Ashwood ZC, Roy NA, Stone IR, Urai AE, Churchland AK, Pouget A, Pillow JW, The International Brain L (2022) Mice alternate between discrete strategies during perceptual decision-making. Nature Neuroscience 25:201-212.</w:t>
      </w:r>
    </w:p>
    <w:p w14:paraId="2E39FF11" w14:textId="77777777" w:rsidR="00AF5E78" w:rsidRPr="00AF5E78" w:rsidRDefault="00AF5E78" w:rsidP="00AF5E78">
      <w:pPr>
        <w:pStyle w:val="EndNoteBibliography"/>
        <w:spacing w:after="0"/>
        <w:ind w:left="720" w:hanging="720"/>
      </w:pPr>
      <w:r w:rsidRPr="00AF5E78">
        <w:t>Ollerenshaw DR, Bari BA, Millard DC, Orr LE, Wang Q, Stanley GB (2012) Detection of tactile inputs in the rat vibrissa pathway. Journal of Neurophysiology 108:479-490.</w:t>
      </w:r>
    </w:p>
    <w:p w14:paraId="01FB06D9" w14:textId="77777777" w:rsidR="00AF5E78" w:rsidRPr="00AF5E78" w:rsidRDefault="00AF5E78" w:rsidP="00AF5E78">
      <w:pPr>
        <w:pStyle w:val="EndNoteBibliography"/>
        <w:spacing w:after="0"/>
        <w:ind w:left="720" w:hanging="720"/>
      </w:pPr>
      <w:r w:rsidRPr="00AF5E78">
        <w:t>Schriver BJ, Perkins SM, Sajda P, Wang Q (2020) Interplay between components of pupil-linked phasic arousal and its role in driving behavioral choice in Go/No-Go perceptual decision-making. Psychophysiology:e13565.</w:t>
      </w:r>
    </w:p>
    <w:p w14:paraId="164253E1" w14:textId="77777777" w:rsidR="00AF5E78" w:rsidRPr="00AF5E78" w:rsidRDefault="00AF5E78" w:rsidP="00AF5E78">
      <w:pPr>
        <w:pStyle w:val="EndNoteBibliography"/>
        <w:spacing w:after="0"/>
        <w:ind w:left="720" w:hanging="720"/>
      </w:pPr>
      <w:r w:rsidRPr="00AF5E78">
        <w:t>Stuttgen MC, Schwarz C (2008) Psychophysical and neurometric detection performance under stimulus uncertainty. Nature Neuroscience 11:1091-1099.</w:t>
      </w:r>
    </w:p>
    <w:p w14:paraId="09989631" w14:textId="77777777" w:rsidR="00AF5E78" w:rsidRPr="00AF5E78" w:rsidRDefault="00AF5E78" w:rsidP="00AF5E78">
      <w:pPr>
        <w:pStyle w:val="EndNoteBibliography"/>
        <w:ind w:left="720" w:hanging="720"/>
      </w:pPr>
      <w:r w:rsidRPr="00AF5E78">
        <w:t>Wekselblatt Joseph B, Niell Cristopher M (2015) Behavioral state—getting “in the zone”. Neuron 87:7-9.</w:t>
      </w:r>
    </w:p>
    <w:p w14:paraId="3DC689CD" w14:textId="77777777" w:rsidR="006D2EB5" w:rsidRDefault="006D2EB5">
      <w:r>
        <w:fldChar w:fldCharType="end"/>
      </w:r>
    </w:p>
    <w:sectPr w:rsidR="006D2E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MB Extra 12">
    <w:altName w:val="Times New Roman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J Neuroscience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dtppdpf5xr0pr9eaprxpavf9esvvzze52spr&quot;&gt;My EndNote Library&lt;record-ids&gt;&lt;item&gt;1590&lt;/item&gt;&lt;item&gt;1943&lt;/item&gt;&lt;item&gt;2275&lt;/item&gt;&lt;item&gt;2416&lt;/item&gt;&lt;item&gt;2454&lt;/item&gt;&lt;/record-ids&gt;&lt;/item&gt;&lt;/Libraries&gt;"/>
  </w:docVars>
  <w:rsids>
    <w:rsidRoot w:val="004877EE"/>
    <w:rsid w:val="00017752"/>
    <w:rsid w:val="00026A31"/>
    <w:rsid w:val="00037A27"/>
    <w:rsid w:val="000515ED"/>
    <w:rsid w:val="000710AB"/>
    <w:rsid w:val="00073F44"/>
    <w:rsid w:val="00077A59"/>
    <w:rsid w:val="001163A9"/>
    <w:rsid w:val="00134FB2"/>
    <w:rsid w:val="0014116F"/>
    <w:rsid w:val="00142FAE"/>
    <w:rsid w:val="001504C1"/>
    <w:rsid w:val="001511E7"/>
    <w:rsid w:val="0017330B"/>
    <w:rsid w:val="00174B9A"/>
    <w:rsid w:val="00185F8C"/>
    <w:rsid w:val="00187ECD"/>
    <w:rsid w:val="0019072A"/>
    <w:rsid w:val="001C1F2F"/>
    <w:rsid w:val="001C57C6"/>
    <w:rsid w:val="001C5F20"/>
    <w:rsid w:val="001F4324"/>
    <w:rsid w:val="001F4690"/>
    <w:rsid w:val="0020520D"/>
    <w:rsid w:val="00231D7C"/>
    <w:rsid w:val="00237806"/>
    <w:rsid w:val="002660B7"/>
    <w:rsid w:val="002B2F6F"/>
    <w:rsid w:val="002C6D12"/>
    <w:rsid w:val="00335ABE"/>
    <w:rsid w:val="00337B02"/>
    <w:rsid w:val="00341CAA"/>
    <w:rsid w:val="00350C72"/>
    <w:rsid w:val="003B4555"/>
    <w:rsid w:val="003B5EA2"/>
    <w:rsid w:val="003E6941"/>
    <w:rsid w:val="00413AAE"/>
    <w:rsid w:val="0045499F"/>
    <w:rsid w:val="004877EE"/>
    <w:rsid w:val="004C6382"/>
    <w:rsid w:val="004D0647"/>
    <w:rsid w:val="004D69D5"/>
    <w:rsid w:val="004F6AEC"/>
    <w:rsid w:val="00554BF2"/>
    <w:rsid w:val="00574FF0"/>
    <w:rsid w:val="005B1ABC"/>
    <w:rsid w:val="005B6318"/>
    <w:rsid w:val="005B7947"/>
    <w:rsid w:val="005C4299"/>
    <w:rsid w:val="005D3367"/>
    <w:rsid w:val="005F158C"/>
    <w:rsid w:val="005F56D7"/>
    <w:rsid w:val="0062161A"/>
    <w:rsid w:val="00680D3D"/>
    <w:rsid w:val="00693501"/>
    <w:rsid w:val="006C4BBD"/>
    <w:rsid w:val="006D2EB5"/>
    <w:rsid w:val="007221EC"/>
    <w:rsid w:val="007835CE"/>
    <w:rsid w:val="0079494B"/>
    <w:rsid w:val="007A5AC5"/>
    <w:rsid w:val="007C30E9"/>
    <w:rsid w:val="007C5737"/>
    <w:rsid w:val="007E2840"/>
    <w:rsid w:val="007F558C"/>
    <w:rsid w:val="00802208"/>
    <w:rsid w:val="008313C7"/>
    <w:rsid w:val="008668B6"/>
    <w:rsid w:val="00892B38"/>
    <w:rsid w:val="008A3940"/>
    <w:rsid w:val="008A3A76"/>
    <w:rsid w:val="008B12D6"/>
    <w:rsid w:val="008C1A94"/>
    <w:rsid w:val="008F6C4F"/>
    <w:rsid w:val="00940D41"/>
    <w:rsid w:val="009436B6"/>
    <w:rsid w:val="00964729"/>
    <w:rsid w:val="00990817"/>
    <w:rsid w:val="009A1F19"/>
    <w:rsid w:val="009C3BF8"/>
    <w:rsid w:val="009D0529"/>
    <w:rsid w:val="00A03F99"/>
    <w:rsid w:val="00A36754"/>
    <w:rsid w:val="00A44D8A"/>
    <w:rsid w:val="00A7436E"/>
    <w:rsid w:val="00AD7F5E"/>
    <w:rsid w:val="00AE2F8F"/>
    <w:rsid w:val="00AF5E78"/>
    <w:rsid w:val="00B00BB1"/>
    <w:rsid w:val="00B15F0F"/>
    <w:rsid w:val="00BB185A"/>
    <w:rsid w:val="00BC78D8"/>
    <w:rsid w:val="00C011A0"/>
    <w:rsid w:val="00C1423F"/>
    <w:rsid w:val="00C33DBF"/>
    <w:rsid w:val="00C37019"/>
    <w:rsid w:val="00C376AC"/>
    <w:rsid w:val="00CB37BB"/>
    <w:rsid w:val="00CC6789"/>
    <w:rsid w:val="00CF20CC"/>
    <w:rsid w:val="00CF6027"/>
    <w:rsid w:val="00D02EA8"/>
    <w:rsid w:val="00D61DE8"/>
    <w:rsid w:val="00D66CAD"/>
    <w:rsid w:val="00D84A1D"/>
    <w:rsid w:val="00DA5174"/>
    <w:rsid w:val="00DD0318"/>
    <w:rsid w:val="00DD076F"/>
    <w:rsid w:val="00DD6251"/>
    <w:rsid w:val="00DE3925"/>
    <w:rsid w:val="00DF0369"/>
    <w:rsid w:val="00E516A3"/>
    <w:rsid w:val="00E65D41"/>
    <w:rsid w:val="00E76BC9"/>
    <w:rsid w:val="00E82413"/>
    <w:rsid w:val="00E92ABD"/>
    <w:rsid w:val="00EC74C2"/>
    <w:rsid w:val="00ED2D83"/>
    <w:rsid w:val="00EE48C8"/>
    <w:rsid w:val="00EE6F48"/>
    <w:rsid w:val="00EF1041"/>
    <w:rsid w:val="00F079DA"/>
    <w:rsid w:val="00F26126"/>
    <w:rsid w:val="00F27B16"/>
    <w:rsid w:val="00F4478C"/>
    <w:rsid w:val="00F75578"/>
    <w:rsid w:val="00F962BA"/>
    <w:rsid w:val="00FC1D9C"/>
    <w:rsid w:val="00FD4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BD640"/>
  <w15:chartTrackingRefBased/>
  <w15:docId w15:val="{3918C449-FFF6-4F8A-BC40-AA81D2049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ndNoteBibliographyTitle">
    <w:name w:val="EndNote Bibliography Title"/>
    <w:basedOn w:val="Normal"/>
    <w:link w:val="EndNoteBibliographyTitleChar"/>
    <w:rsid w:val="006D2EB5"/>
    <w:pPr>
      <w:spacing w:after="0"/>
      <w:jc w:val="center"/>
    </w:pPr>
    <w:rPr>
      <w:rFonts w:ascii="Calibri" w:hAnsi="Calibri" w:cs="Calibri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6D2EB5"/>
    <w:rPr>
      <w:rFonts w:ascii="Calibri" w:hAnsi="Calibri" w:cs="Calibri"/>
      <w:noProof/>
    </w:rPr>
  </w:style>
  <w:style w:type="paragraph" w:customStyle="1" w:styleId="EndNoteBibliography">
    <w:name w:val="EndNote Bibliography"/>
    <w:basedOn w:val="Normal"/>
    <w:link w:val="EndNoteBibliographyChar"/>
    <w:rsid w:val="006D2EB5"/>
    <w:pPr>
      <w:spacing w:line="240" w:lineRule="auto"/>
    </w:pPr>
    <w:rPr>
      <w:rFonts w:ascii="Calibri" w:hAnsi="Calibri" w:cs="Calibri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6D2EB5"/>
    <w:rPr>
      <w:rFonts w:ascii="Calibri" w:hAnsi="Calibri" w:cs="Calibri"/>
      <w:noProof/>
    </w:rPr>
  </w:style>
  <w:style w:type="paragraph" w:customStyle="1" w:styleId="CM10">
    <w:name w:val="CM10"/>
    <w:basedOn w:val="Normal"/>
    <w:next w:val="Normal"/>
    <w:rsid w:val="006D2EB5"/>
    <w:pPr>
      <w:widowControl w:val="0"/>
      <w:autoSpaceDE w:val="0"/>
      <w:autoSpaceDN w:val="0"/>
      <w:adjustRightInd w:val="0"/>
      <w:spacing w:after="0" w:line="240" w:lineRule="auto"/>
    </w:pPr>
    <w:rPr>
      <w:rFonts w:ascii="CMB Extra 12" w:eastAsia="Times New Roman" w:hAnsi="CMB Extra 12" w:cs="Times New Roman"/>
      <w:sz w:val="24"/>
      <w:szCs w:val="24"/>
      <w:lang w:bidi="en-US"/>
    </w:rPr>
  </w:style>
  <w:style w:type="paragraph" w:customStyle="1" w:styleId="Default">
    <w:name w:val="Default"/>
    <w:rsid w:val="006D2EB5"/>
    <w:pPr>
      <w:widowControl w:val="0"/>
      <w:autoSpaceDE w:val="0"/>
      <w:autoSpaceDN w:val="0"/>
      <w:adjustRightInd w:val="0"/>
      <w:spacing w:after="0" w:line="240" w:lineRule="auto"/>
    </w:pPr>
    <w:rPr>
      <w:rFonts w:ascii="CMB Extra 12" w:eastAsia="Times New Roman" w:hAnsi="CMB Extra 12" w:cs="CMB Extra 12"/>
      <w:color w:val="000000"/>
      <w:sz w:val="24"/>
      <w:szCs w:val="24"/>
      <w:lang w:bidi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D2E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D2EB5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6B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6BC9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5D33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2497</Words>
  <Characters>14237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Wang</dc:creator>
  <cp:keywords/>
  <dc:description/>
  <cp:lastModifiedBy>Craig Kelley</cp:lastModifiedBy>
  <cp:revision>1</cp:revision>
  <dcterms:created xsi:type="dcterms:W3CDTF">2025-07-25T16:30:00Z</dcterms:created>
  <dcterms:modified xsi:type="dcterms:W3CDTF">2025-08-01T13:18:00Z</dcterms:modified>
</cp:coreProperties>
</file>